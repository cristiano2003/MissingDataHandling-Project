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D3ABF" w:rsidP="0069136F" w:rsidRDefault="00FD3ABF" w14:paraId="100B12C9" w14:textId="77777777">
      <w:pPr>
        <w:ind w:left="-141"/>
        <w:jc w:val="center"/>
        <w:rPr>
          <w:sz w:val="52"/>
          <w:szCs w:val="52"/>
          <w:highlight w:val="white"/>
        </w:rPr>
      </w:pPr>
    </w:p>
    <w:p w:rsidR="0069136F" w:rsidP="0069136F" w:rsidRDefault="0069136F" w14:paraId="672A6659" w14:textId="53BF18E5">
      <w:pPr>
        <w:ind w:left="-141"/>
        <w:jc w:val="center"/>
        <w:rPr>
          <w:sz w:val="52"/>
          <w:szCs w:val="52"/>
          <w:highlight w:val="white"/>
        </w:rPr>
      </w:pPr>
      <w:r>
        <w:rPr>
          <w:noProof/>
          <w:sz w:val="52"/>
          <w:szCs w:val="52"/>
          <w:highlight w:val="white"/>
        </w:rPr>
        <w:drawing>
          <wp:inline distT="114300" distB="114300" distL="114300" distR="114300" wp14:anchorId="059E1B60" wp14:editId="1D8CD6AB">
            <wp:extent cx="2514600" cy="3781425"/>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14600" cy="3781425"/>
                    </a:xfrm>
                    <a:prstGeom prst="rect">
                      <a:avLst/>
                    </a:prstGeom>
                    <a:ln/>
                  </pic:spPr>
                </pic:pic>
              </a:graphicData>
            </a:graphic>
          </wp:inline>
        </w:drawing>
      </w:r>
    </w:p>
    <w:p w:rsidR="0069136F" w:rsidP="0069136F" w:rsidRDefault="0069136F" w14:paraId="227E9C42" w14:textId="77777777">
      <w:pPr>
        <w:ind w:left="-141"/>
        <w:jc w:val="center"/>
        <w:rPr>
          <w:b/>
          <w:sz w:val="42"/>
          <w:szCs w:val="42"/>
          <w:highlight w:val="white"/>
        </w:rPr>
      </w:pPr>
      <w:r>
        <w:rPr>
          <w:b/>
          <w:sz w:val="42"/>
          <w:szCs w:val="42"/>
          <w:highlight w:val="white"/>
        </w:rPr>
        <w:t>Mini-project report</w:t>
      </w:r>
    </w:p>
    <w:p w:rsidR="0069136F" w:rsidP="0069136F" w:rsidRDefault="0069136F" w14:paraId="6139CAD7" w14:textId="77777777">
      <w:pPr>
        <w:ind w:left="-141"/>
        <w:jc w:val="center"/>
        <w:rPr>
          <w:b/>
          <w:sz w:val="42"/>
          <w:szCs w:val="42"/>
          <w:highlight w:val="white"/>
        </w:rPr>
      </w:pPr>
      <w:r>
        <w:rPr>
          <w:b/>
          <w:sz w:val="42"/>
          <w:szCs w:val="42"/>
          <w:highlight w:val="white"/>
        </w:rPr>
        <w:t>Applied Statistics and Experimental Design</w:t>
      </w:r>
    </w:p>
    <w:p w:rsidR="0069136F" w:rsidP="0069136F" w:rsidRDefault="0069136F" w14:paraId="2FC0D238" w14:textId="77777777">
      <w:pPr>
        <w:ind w:left="-141"/>
        <w:jc w:val="center"/>
        <w:rPr>
          <w:sz w:val="56"/>
          <w:szCs w:val="56"/>
          <w:highlight w:val="white"/>
        </w:rPr>
      </w:pPr>
      <w:r>
        <w:rPr>
          <w:b/>
          <w:sz w:val="42"/>
          <w:szCs w:val="42"/>
          <w:highlight w:val="white"/>
        </w:rPr>
        <w:t>Topic: Missing data handling</w:t>
      </w:r>
      <w:r>
        <w:rPr>
          <w:sz w:val="56"/>
          <w:szCs w:val="56"/>
          <w:highlight w:val="white"/>
        </w:rPr>
        <w:t xml:space="preserve"> </w:t>
      </w:r>
    </w:p>
    <w:p w:rsidR="0069136F" w:rsidP="0069136F" w:rsidRDefault="0069136F" w14:paraId="0A37501D" w14:textId="77777777">
      <w:pPr>
        <w:ind w:left="-141"/>
        <w:jc w:val="center"/>
        <w:rPr>
          <w:sz w:val="52"/>
          <w:szCs w:val="52"/>
          <w:highlight w:val="white"/>
        </w:rPr>
      </w:pPr>
    </w:p>
    <w:p w:rsidR="0069136F" w:rsidP="0069136F" w:rsidRDefault="0069136F" w14:paraId="5DAB6C7B" w14:textId="77777777">
      <w:pPr>
        <w:ind w:left="-141"/>
        <w:jc w:val="center"/>
        <w:rPr>
          <w:sz w:val="52"/>
          <w:szCs w:val="52"/>
          <w:highlight w:val="white"/>
        </w:rPr>
      </w:pPr>
    </w:p>
    <w:p w:rsidR="0069136F" w:rsidP="0069136F" w:rsidRDefault="0069136F" w14:paraId="091D3AE5" w14:textId="77777777">
      <w:pPr>
        <w:ind w:left="-141"/>
        <w:jc w:val="center"/>
        <w:rPr>
          <w:sz w:val="36"/>
          <w:szCs w:val="36"/>
          <w:highlight w:val="white"/>
        </w:rPr>
      </w:pPr>
      <w:r>
        <w:rPr>
          <w:sz w:val="36"/>
          <w:szCs w:val="36"/>
          <w:highlight w:val="white"/>
        </w:rPr>
        <w:t>Group 18</w:t>
      </w:r>
    </w:p>
    <w:p w:rsidR="0069136F" w:rsidP="0069136F" w:rsidRDefault="0069136F" w14:paraId="2BE7060B" w14:textId="77777777">
      <w:pPr>
        <w:ind w:left="-141"/>
        <w:jc w:val="center"/>
        <w:rPr>
          <w:sz w:val="36"/>
          <w:szCs w:val="36"/>
          <w:highlight w:val="white"/>
        </w:rPr>
      </w:pPr>
      <w:r>
        <w:rPr>
          <w:sz w:val="36"/>
          <w:szCs w:val="36"/>
          <w:highlight w:val="white"/>
        </w:rPr>
        <w:t>Tran Cong Duy - 20214885</w:t>
      </w:r>
    </w:p>
    <w:p w:rsidR="0069136F" w:rsidP="0069136F" w:rsidRDefault="0069136F" w14:paraId="2A04FBF5" w14:textId="77777777">
      <w:pPr>
        <w:ind w:left="-141"/>
        <w:jc w:val="center"/>
        <w:rPr>
          <w:sz w:val="36"/>
          <w:szCs w:val="36"/>
          <w:highlight w:val="white"/>
        </w:rPr>
      </w:pPr>
      <w:r>
        <w:rPr>
          <w:sz w:val="36"/>
          <w:szCs w:val="36"/>
          <w:highlight w:val="white"/>
        </w:rPr>
        <w:t>Tran Hoang Duong - 20214888</w:t>
      </w:r>
    </w:p>
    <w:p w:rsidR="0069136F" w:rsidP="0069136F" w:rsidRDefault="0069136F" w14:paraId="5F92A1DB" w14:textId="77777777">
      <w:pPr>
        <w:ind w:left="-141"/>
        <w:jc w:val="center"/>
        <w:rPr>
          <w:sz w:val="36"/>
          <w:szCs w:val="36"/>
          <w:highlight w:val="white"/>
        </w:rPr>
      </w:pPr>
      <w:r>
        <w:rPr>
          <w:sz w:val="36"/>
          <w:szCs w:val="36"/>
          <w:highlight w:val="white"/>
        </w:rPr>
        <w:t>Nguyen Hai Duong - 20214887</w:t>
      </w:r>
    </w:p>
    <w:p w:rsidR="0069136F" w:rsidP="0069136F" w:rsidRDefault="0069136F" w14:paraId="5CEAA4AC" w14:textId="77777777">
      <w:pPr>
        <w:ind w:left="-141"/>
        <w:jc w:val="center"/>
        <w:rPr>
          <w:sz w:val="36"/>
          <w:szCs w:val="36"/>
          <w:highlight w:val="white"/>
        </w:rPr>
      </w:pPr>
      <w:r>
        <w:rPr>
          <w:sz w:val="36"/>
          <w:szCs w:val="36"/>
          <w:highlight w:val="white"/>
        </w:rPr>
        <w:t>Nhu Minh Ha - 20212784</w:t>
      </w:r>
    </w:p>
    <w:p w:rsidR="0069136F" w:rsidP="0069136F" w:rsidRDefault="0069136F" w14:paraId="6180D7D7" w14:textId="77777777">
      <w:pPr>
        <w:ind w:left="-141"/>
        <w:jc w:val="center"/>
        <w:rPr>
          <w:sz w:val="36"/>
          <w:szCs w:val="36"/>
          <w:highlight w:val="white"/>
        </w:rPr>
      </w:pPr>
      <w:r>
        <w:rPr>
          <w:sz w:val="36"/>
          <w:szCs w:val="36"/>
          <w:highlight w:val="white"/>
        </w:rPr>
        <w:t>Nguyen Trung Truc - 20214936</w:t>
      </w:r>
    </w:p>
    <w:p w:rsidR="0069136F" w:rsidP="0069136F" w:rsidRDefault="0069136F" w14:paraId="02EB378F" w14:textId="77777777">
      <w:pPr>
        <w:ind w:left="-141"/>
        <w:rPr>
          <w:sz w:val="36"/>
          <w:szCs w:val="36"/>
          <w:highlight w:val="white"/>
        </w:rPr>
      </w:pPr>
    </w:p>
    <w:p w:rsidR="0069136F" w:rsidP="0069136F" w:rsidRDefault="0069136F" w14:paraId="6A05A809" w14:textId="77777777">
      <w:pPr>
        <w:ind w:left="-141"/>
        <w:rPr>
          <w:sz w:val="36"/>
          <w:szCs w:val="36"/>
          <w:highlight w:val="white"/>
        </w:rPr>
      </w:pPr>
    </w:p>
    <w:p w:rsidR="0069136F" w:rsidP="0069136F" w:rsidRDefault="0069136F" w14:paraId="5A39BBE3" w14:textId="77777777">
      <w:pPr>
        <w:ind w:left="-141"/>
        <w:rPr>
          <w:sz w:val="36"/>
          <w:szCs w:val="36"/>
          <w:highlight w:val="white"/>
        </w:rPr>
      </w:pPr>
    </w:p>
    <w:p w:rsidR="004C1BFC" w:rsidP="08D6DAE0" w:rsidRDefault="004C1BFC" w14:paraId="57A18738" w14:textId="77777777">
      <w:pPr>
        <w:ind w:left="-141"/>
        <w:rPr>
          <w:b/>
          <w:bCs/>
          <w:sz w:val="40"/>
          <w:szCs w:val="40"/>
          <w:highlight w:val="white"/>
        </w:rPr>
      </w:pPr>
    </w:p>
    <w:p w:rsidR="0069136F" w:rsidP="08D6DAE0" w:rsidRDefault="0069136F" w14:paraId="5EDEC573" w14:textId="03FC9AF3">
      <w:pPr>
        <w:ind w:left="-141"/>
        <w:rPr>
          <w:b/>
          <w:bCs/>
          <w:sz w:val="40"/>
          <w:szCs w:val="40"/>
          <w:highlight w:val="white"/>
        </w:rPr>
      </w:pPr>
      <w:r w:rsidRPr="08D6DAE0">
        <w:rPr>
          <w:b/>
          <w:bCs/>
          <w:sz w:val="40"/>
          <w:szCs w:val="40"/>
          <w:highlight w:val="white"/>
        </w:rPr>
        <w:t>Table of content</w:t>
      </w:r>
      <w:r w:rsidRPr="08D6DAE0" w:rsidR="75C3FF7A">
        <w:rPr>
          <w:b/>
          <w:bCs/>
          <w:sz w:val="40"/>
          <w:szCs w:val="40"/>
          <w:highlight w:val="white"/>
        </w:rPr>
        <w:t>:</w:t>
      </w:r>
    </w:p>
    <w:p w:rsidR="0069136F" w:rsidP="0069136F" w:rsidRDefault="0069136F" w14:paraId="41C8F396" w14:textId="77777777">
      <w:pPr>
        <w:ind w:left="-141"/>
        <w:rPr>
          <w:b/>
          <w:sz w:val="36"/>
          <w:szCs w:val="36"/>
          <w:highlight w:val="white"/>
        </w:rPr>
      </w:pPr>
    </w:p>
    <w:p w:rsidR="0069136F" w:rsidP="58FEC6D9" w:rsidRDefault="0069136F" w14:paraId="72A3D3EC" w14:textId="2D30DC33">
      <w:pPr>
        <w:numPr>
          <w:ilvl w:val="0"/>
          <w:numId w:val="4"/>
        </w:numPr>
        <w:rPr>
          <w:b/>
          <w:bCs/>
          <w:sz w:val="32"/>
          <w:szCs w:val="32"/>
          <w:highlight w:val="white"/>
        </w:rPr>
      </w:pPr>
      <w:r w:rsidRPr="58FEC6D9">
        <w:rPr>
          <w:b/>
          <w:bCs/>
          <w:sz w:val="32"/>
          <w:szCs w:val="32"/>
          <w:highlight w:val="white"/>
        </w:rPr>
        <w:t>Introduction</w:t>
      </w:r>
    </w:p>
    <w:p w:rsidR="0069136F" w:rsidP="58FEC6D9" w:rsidRDefault="0069136F" w14:paraId="0D0B940D" w14:textId="0C9CCC6F">
      <w:pPr>
        <w:numPr>
          <w:ilvl w:val="0"/>
          <w:numId w:val="4"/>
        </w:numPr>
        <w:rPr>
          <w:b/>
          <w:bCs/>
          <w:sz w:val="32"/>
          <w:szCs w:val="32"/>
          <w:highlight w:val="white"/>
        </w:rPr>
      </w:pPr>
      <w:r w:rsidRPr="58FEC6D9">
        <w:rPr>
          <w:b/>
          <w:bCs/>
          <w:sz w:val="32"/>
          <w:szCs w:val="32"/>
          <w:highlight w:val="white"/>
        </w:rPr>
        <w:t>Data understanding</w:t>
      </w:r>
    </w:p>
    <w:p w:rsidR="0069136F" w:rsidP="19268388" w:rsidRDefault="0069136F" w14:paraId="2427A368" w14:textId="77777777">
      <w:pPr>
        <w:numPr>
          <w:ilvl w:val="0"/>
          <w:numId w:val="4"/>
        </w:numPr>
        <w:rPr>
          <w:b/>
          <w:bCs/>
          <w:sz w:val="32"/>
          <w:szCs w:val="32"/>
          <w:highlight w:val="white"/>
        </w:rPr>
      </w:pPr>
      <w:r w:rsidRPr="19268388">
        <w:rPr>
          <w:b/>
          <w:bCs/>
          <w:sz w:val="32"/>
          <w:szCs w:val="32"/>
          <w:highlight w:val="white"/>
        </w:rPr>
        <w:t>Missing data handling methods</w:t>
      </w:r>
    </w:p>
    <w:p w:rsidR="0069136F" w:rsidP="19268388" w:rsidRDefault="0069136F" w14:paraId="7246D44D" w14:textId="52140B0E">
      <w:pPr>
        <w:ind w:firstLine="720"/>
        <w:rPr>
          <w:b/>
          <w:bCs/>
          <w:sz w:val="32"/>
          <w:szCs w:val="32"/>
          <w:highlight w:val="white"/>
        </w:rPr>
      </w:pPr>
      <w:r w:rsidRPr="19268388">
        <w:rPr>
          <w:b/>
          <w:bCs/>
          <w:sz w:val="32"/>
          <w:szCs w:val="32"/>
          <w:highlight w:val="white"/>
        </w:rPr>
        <w:t>3.1 Complete case analysis (CCA)</w:t>
      </w:r>
    </w:p>
    <w:p w:rsidR="0069136F" w:rsidP="19268388" w:rsidRDefault="0069136F" w14:paraId="41B20FBC" w14:textId="77777777">
      <w:pPr>
        <w:ind w:left="720" w:firstLine="720"/>
        <w:rPr>
          <w:b/>
          <w:bCs/>
          <w:sz w:val="32"/>
          <w:szCs w:val="32"/>
          <w:highlight w:val="white"/>
        </w:rPr>
      </w:pPr>
      <w:r w:rsidRPr="19268388">
        <w:rPr>
          <w:b/>
          <w:bCs/>
          <w:sz w:val="32"/>
          <w:szCs w:val="32"/>
          <w:highlight w:val="white"/>
        </w:rPr>
        <w:t>3.1.2 Overview of CCA Imputation</w:t>
      </w:r>
    </w:p>
    <w:p w:rsidR="0069136F" w:rsidP="19268388" w:rsidRDefault="0069136F" w14:paraId="67128486" w14:textId="77777777">
      <w:pPr>
        <w:ind w:left="1298" w:firstLine="141"/>
        <w:rPr>
          <w:b/>
          <w:bCs/>
          <w:sz w:val="32"/>
          <w:szCs w:val="32"/>
          <w:highlight w:val="white"/>
        </w:rPr>
      </w:pPr>
      <w:r w:rsidRPr="19268388">
        <w:rPr>
          <w:b/>
          <w:bCs/>
          <w:sz w:val="32"/>
          <w:szCs w:val="32"/>
          <w:highlight w:val="white"/>
        </w:rPr>
        <w:t>3.1.3. Methodology</w:t>
      </w:r>
    </w:p>
    <w:p w:rsidR="0069136F" w:rsidP="19268388" w:rsidRDefault="0069136F" w14:paraId="4C72F1BB" w14:textId="77777777">
      <w:pPr>
        <w:ind w:left="720" w:firstLine="720"/>
        <w:rPr>
          <w:b/>
          <w:bCs/>
          <w:sz w:val="32"/>
          <w:szCs w:val="32"/>
          <w:highlight w:val="white"/>
        </w:rPr>
      </w:pPr>
      <w:r w:rsidRPr="19268388">
        <w:rPr>
          <w:b/>
          <w:bCs/>
          <w:sz w:val="32"/>
          <w:szCs w:val="32"/>
          <w:highlight w:val="white"/>
        </w:rPr>
        <w:t>3.1.4. Evaluation and Considerations</w:t>
      </w:r>
    </w:p>
    <w:p w:rsidR="0069136F" w:rsidP="19268388" w:rsidRDefault="0069136F" w14:paraId="70B05FBC" w14:textId="77777777">
      <w:pPr>
        <w:ind w:left="1298" w:firstLine="141"/>
        <w:rPr>
          <w:b/>
          <w:bCs/>
          <w:sz w:val="32"/>
          <w:szCs w:val="32"/>
          <w:highlight w:val="white"/>
        </w:rPr>
      </w:pPr>
      <w:r w:rsidRPr="19268388">
        <w:rPr>
          <w:b/>
          <w:bCs/>
          <w:sz w:val="32"/>
          <w:szCs w:val="32"/>
          <w:highlight w:val="white"/>
        </w:rPr>
        <w:t>3.1.5. Application in Our Study</w:t>
      </w:r>
    </w:p>
    <w:p w:rsidR="0069136F" w:rsidP="19268388" w:rsidRDefault="0069136F" w14:paraId="3955901B" w14:textId="77777777">
      <w:pPr>
        <w:rPr>
          <w:b/>
          <w:bCs/>
          <w:sz w:val="32"/>
          <w:szCs w:val="32"/>
          <w:highlight w:val="white"/>
        </w:rPr>
      </w:pPr>
      <w:r>
        <w:rPr>
          <w:b/>
          <w:sz w:val="36"/>
          <w:szCs w:val="36"/>
          <w:highlight w:val="white"/>
        </w:rPr>
        <w:tab/>
      </w:r>
      <w:r w:rsidRPr="19268388">
        <w:rPr>
          <w:b/>
          <w:bCs/>
          <w:sz w:val="32"/>
          <w:szCs w:val="32"/>
          <w:highlight w:val="white"/>
        </w:rPr>
        <w:t>3.2. Multivariate imputation</w:t>
      </w:r>
    </w:p>
    <w:p w:rsidR="0069136F" w:rsidP="19268388" w:rsidRDefault="0069136F" w14:paraId="2286295D" w14:textId="77777777">
      <w:pPr>
        <w:rPr>
          <w:b/>
          <w:bCs/>
          <w:sz w:val="32"/>
          <w:szCs w:val="32"/>
          <w:highlight w:val="white"/>
        </w:rPr>
      </w:pPr>
      <w:r>
        <w:rPr>
          <w:b/>
          <w:sz w:val="36"/>
          <w:szCs w:val="36"/>
          <w:highlight w:val="white"/>
        </w:rPr>
        <w:tab/>
      </w:r>
      <w:r>
        <w:rPr>
          <w:b/>
          <w:sz w:val="36"/>
          <w:szCs w:val="36"/>
          <w:highlight w:val="white"/>
        </w:rPr>
        <w:tab/>
      </w:r>
      <w:r w:rsidRPr="19268388">
        <w:rPr>
          <w:b/>
          <w:bCs/>
          <w:sz w:val="32"/>
          <w:szCs w:val="32"/>
          <w:highlight w:val="white"/>
        </w:rPr>
        <w:t>3.2.1. KNN imputation</w:t>
      </w:r>
    </w:p>
    <w:p w:rsidR="0069136F" w:rsidP="19268388" w:rsidRDefault="0069136F" w14:paraId="0FED8830" w14:textId="1D5B2C0F">
      <w:pPr>
        <w:ind w:left="720"/>
        <w:rPr>
          <w:b/>
          <w:bCs/>
          <w:sz w:val="32"/>
          <w:szCs w:val="32"/>
          <w:highlight w:val="white"/>
        </w:rPr>
      </w:pPr>
      <w:r>
        <w:rPr>
          <w:b/>
          <w:sz w:val="36"/>
          <w:szCs w:val="36"/>
          <w:highlight w:val="white"/>
        </w:rPr>
        <w:tab/>
      </w:r>
      <w:r w:rsidRPr="19268388">
        <w:rPr>
          <w:b/>
          <w:bCs/>
          <w:sz w:val="32"/>
          <w:szCs w:val="32"/>
          <w:highlight w:val="white"/>
        </w:rPr>
        <w:t>3.2.2. Iterative imputation (Round-robin</w:t>
      </w:r>
      <w:r w:rsidRPr="19268388" w:rsidR="466B8E1B">
        <w:rPr>
          <w:b/>
          <w:bCs/>
          <w:sz w:val="32"/>
          <w:szCs w:val="32"/>
          <w:highlight w:val="white"/>
        </w:rPr>
        <w:t xml:space="preserve"> </w:t>
      </w:r>
      <w:r w:rsidRPr="19268388">
        <w:rPr>
          <w:b/>
          <w:bCs/>
          <w:sz w:val="32"/>
          <w:szCs w:val="32"/>
          <w:highlight w:val="white"/>
        </w:rPr>
        <w:t>linear</w:t>
      </w:r>
      <w:r w:rsidRPr="19268388" w:rsidR="17AAF6DB">
        <w:rPr>
          <w:b/>
          <w:bCs/>
          <w:sz w:val="32"/>
          <w:szCs w:val="32"/>
          <w:highlight w:val="white"/>
        </w:rPr>
        <w:t xml:space="preserve"> </w:t>
      </w:r>
      <w:r w:rsidRPr="19268388">
        <w:rPr>
          <w:b/>
          <w:bCs/>
          <w:sz w:val="32"/>
          <w:szCs w:val="32"/>
          <w:highlight w:val="white"/>
        </w:rPr>
        <w:t>regression)</w:t>
      </w:r>
    </w:p>
    <w:p w:rsidR="0069136F" w:rsidP="19268388" w:rsidRDefault="0069136F" w14:paraId="268E6425" w14:textId="77777777">
      <w:pPr>
        <w:ind w:left="720"/>
        <w:rPr>
          <w:b/>
          <w:bCs/>
          <w:sz w:val="32"/>
          <w:szCs w:val="32"/>
          <w:highlight w:val="white"/>
        </w:rPr>
      </w:pPr>
      <w:r>
        <w:rPr>
          <w:b/>
          <w:sz w:val="36"/>
          <w:szCs w:val="36"/>
          <w:highlight w:val="white"/>
        </w:rPr>
        <w:tab/>
      </w:r>
      <w:r w:rsidRPr="19268388">
        <w:rPr>
          <w:b/>
          <w:bCs/>
          <w:sz w:val="32"/>
          <w:szCs w:val="32"/>
          <w:highlight w:val="white"/>
        </w:rPr>
        <w:t>3.2.3. Arbitrary value imputation</w:t>
      </w:r>
    </w:p>
    <w:p w:rsidR="0069136F" w:rsidP="19268388" w:rsidRDefault="0069136F" w14:paraId="730DDECC" w14:textId="77777777">
      <w:pPr>
        <w:ind w:left="720"/>
        <w:rPr>
          <w:b/>
          <w:bCs/>
          <w:sz w:val="32"/>
          <w:szCs w:val="32"/>
          <w:highlight w:val="white"/>
        </w:rPr>
      </w:pPr>
      <w:r>
        <w:rPr>
          <w:b/>
          <w:sz w:val="36"/>
          <w:szCs w:val="36"/>
          <w:highlight w:val="white"/>
        </w:rPr>
        <w:tab/>
      </w:r>
      <w:r w:rsidRPr="19268388">
        <w:rPr>
          <w:b/>
          <w:bCs/>
          <w:sz w:val="32"/>
          <w:szCs w:val="32"/>
          <w:highlight w:val="white"/>
        </w:rPr>
        <w:t>3.2.4. Frequent value imputation</w:t>
      </w:r>
    </w:p>
    <w:p w:rsidR="0069136F" w:rsidP="77B0C969" w:rsidRDefault="7EB868A2" w14:paraId="11284938" w14:textId="2270C7B6">
      <w:pPr>
        <w:ind w:left="720"/>
        <w:rPr>
          <w:b/>
          <w:bCs/>
          <w:sz w:val="32"/>
          <w:szCs w:val="32"/>
          <w:highlight w:val="white"/>
        </w:rPr>
      </w:pPr>
      <w:r w:rsidRPr="77B0C969">
        <w:rPr>
          <w:b/>
          <w:bCs/>
          <w:sz w:val="32"/>
          <w:szCs w:val="32"/>
          <w:highlight w:val="white"/>
        </w:rPr>
        <w:t xml:space="preserve">        3.2.5. Mean </w:t>
      </w:r>
      <w:r w:rsidRPr="77B0C969" w:rsidR="2895DE34">
        <w:rPr>
          <w:b/>
          <w:bCs/>
          <w:sz w:val="32"/>
          <w:szCs w:val="32"/>
          <w:highlight w:val="white"/>
        </w:rPr>
        <w:t xml:space="preserve">and median </w:t>
      </w:r>
      <w:r w:rsidRPr="77B0C969">
        <w:rPr>
          <w:b/>
          <w:bCs/>
          <w:sz w:val="32"/>
          <w:szCs w:val="32"/>
          <w:highlight w:val="white"/>
        </w:rPr>
        <w:t>value imputation</w:t>
      </w:r>
    </w:p>
    <w:p w:rsidR="04C3AD99" w:rsidP="2227AF93" w:rsidRDefault="657DC046" w14:paraId="35005508" w14:textId="03AB98D1">
      <w:pPr>
        <w:rPr>
          <w:b/>
          <w:bCs/>
          <w:sz w:val="32"/>
          <w:szCs w:val="32"/>
          <w:highlight w:val="white"/>
        </w:rPr>
      </w:pPr>
      <w:r w:rsidRPr="644D55F0">
        <w:rPr>
          <w:b/>
          <w:bCs/>
          <w:sz w:val="32"/>
          <w:szCs w:val="32"/>
          <w:highlight w:val="white"/>
        </w:rPr>
        <w:t xml:space="preserve">   </w:t>
      </w:r>
      <w:r w:rsidRPr="644D55F0" w:rsidR="0069136F">
        <w:rPr>
          <w:b/>
          <w:bCs/>
          <w:sz w:val="32"/>
          <w:szCs w:val="32"/>
          <w:highlight w:val="white"/>
        </w:rPr>
        <w:t xml:space="preserve">   4. </w:t>
      </w:r>
      <w:r w:rsidRPr="2227AF93" w:rsidR="04C3AD99">
        <w:rPr>
          <w:b/>
          <w:bCs/>
          <w:sz w:val="32"/>
          <w:szCs w:val="32"/>
          <w:highlight w:val="white"/>
        </w:rPr>
        <w:t>Evaluation</w:t>
      </w:r>
    </w:p>
    <w:p w:rsidR="0069136F" w:rsidP="19268388" w:rsidRDefault="657DC046" w14:paraId="6C7606A2" w14:textId="2A7ACBED">
      <w:pPr>
        <w:rPr>
          <w:b/>
          <w:bCs/>
          <w:sz w:val="32"/>
          <w:szCs w:val="32"/>
          <w:highlight w:val="white"/>
        </w:rPr>
      </w:pPr>
      <w:r w:rsidRPr="2227AF93">
        <w:rPr>
          <w:b/>
          <w:bCs/>
          <w:sz w:val="32"/>
          <w:szCs w:val="32"/>
          <w:highlight w:val="white"/>
        </w:rPr>
        <w:t xml:space="preserve">   </w:t>
      </w:r>
      <w:r w:rsidRPr="2227AF93" w:rsidR="0069136F">
        <w:rPr>
          <w:b/>
          <w:bCs/>
          <w:sz w:val="32"/>
          <w:szCs w:val="32"/>
          <w:highlight w:val="white"/>
        </w:rPr>
        <w:t xml:space="preserve">   </w:t>
      </w:r>
      <w:r w:rsidRPr="2227AF93" w:rsidR="29FA64E6">
        <w:rPr>
          <w:b/>
          <w:bCs/>
          <w:sz w:val="32"/>
          <w:szCs w:val="32"/>
          <w:highlight w:val="white"/>
        </w:rPr>
        <w:t>5</w:t>
      </w:r>
      <w:r w:rsidRPr="2227AF93" w:rsidR="0069136F">
        <w:rPr>
          <w:b/>
          <w:bCs/>
          <w:sz w:val="32"/>
          <w:szCs w:val="32"/>
          <w:highlight w:val="white"/>
        </w:rPr>
        <w:t xml:space="preserve">. </w:t>
      </w:r>
      <w:r w:rsidRPr="644D55F0" w:rsidR="0069136F">
        <w:rPr>
          <w:b/>
          <w:bCs/>
          <w:sz w:val="32"/>
          <w:szCs w:val="32"/>
          <w:highlight w:val="white"/>
        </w:rPr>
        <w:t>Conclusion</w:t>
      </w:r>
    </w:p>
    <w:p w:rsidR="0069136F" w:rsidP="19268388" w:rsidRDefault="00534812" w14:paraId="415418D7" w14:textId="6EEF30DC">
      <w:pPr>
        <w:rPr>
          <w:b/>
          <w:bCs/>
          <w:sz w:val="32"/>
          <w:szCs w:val="32"/>
          <w:highlight w:val="white"/>
        </w:rPr>
      </w:pPr>
      <w:r w:rsidRPr="644D55F0">
        <w:rPr>
          <w:b/>
          <w:bCs/>
          <w:sz w:val="32"/>
          <w:szCs w:val="32"/>
          <w:highlight w:val="white"/>
          <w:lang w:val="vi-VN"/>
        </w:rPr>
        <w:t xml:space="preserve">      </w:t>
      </w:r>
      <w:r w:rsidRPr="2227AF93" w:rsidR="40DA1317">
        <w:rPr>
          <w:b/>
          <w:bCs/>
          <w:sz w:val="32"/>
          <w:szCs w:val="32"/>
          <w:highlight w:val="white"/>
          <w:lang w:val="vi-VN"/>
        </w:rPr>
        <w:t>6</w:t>
      </w:r>
      <w:r w:rsidRPr="644D55F0" w:rsidR="0069136F">
        <w:rPr>
          <w:b/>
          <w:bCs/>
          <w:sz w:val="32"/>
          <w:szCs w:val="32"/>
          <w:highlight w:val="white"/>
        </w:rPr>
        <w:t>. References</w:t>
      </w:r>
    </w:p>
    <w:p w:rsidR="0069136F" w:rsidP="19268388" w:rsidRDefault="0069136F" w14:paraId="1299C43A" w14:textId="77777777">
      <w:pPr>
        <w:rPr>
          <w:b/>
          <w:bCs/>
          <w:sz w:val="32"/>
          <w:szCs w:val="32"/>
          <w:highlight w:val="white"/>
        </w:rPr>
      </w:pPr>
    </w:p>
    <w:p w:rsidR="0069136F" w:rsidP="0069136F" w:rsidRDefault="0069136F" w14:paraId="4DDBEF00" w14:textId="77777777">
      <w:pPr>
        <w:rPr>
          <w:b/>
          <w:sz w:val="36"/>
          <w:szCs w:val="36"/>
          <w:highlight w:val="white"/>
        </w:rPr>
      </w:pPr>
    </w:p>
    <w:p w:rsidR="0069136F" w:rsidP="0069136F" w:rsidRDefault="0069136F" w14:paraId="3461D779" w14:textId="77777777">
      <w:pPr>
        <w:rPr>
          <w:b/>
          <w:sz w:val="36"/>
          <w:szCs w:val="36"/>
          <w:highlight w:val="white"/>
        </w:rPr>
      </w:pPr>
    </w:p>
    <w:p w:rsidR="0069136F" w:rsidP="0069136F" w:rsidRDefault="0069136F" w14:paraId="3CF2D8B6" w14:textId="77777777">
      <w:pPr>
        <w:ind w:left="578" w:firstLine="141"/>
        <w:rPr>
          <w:sz w:val="36"/>
          <w:szCs w:val="36"/>
          <w:highlight w:val="white"/>
        </w:rPr>
      </w:pPr>
    </w:p>
    <w:p w:rsidR="0069136F" w:rsidP="0069136F" w:rsidRDefault="0069136F" w14:paraId="0FB78278" w14:textId="77777777">
      <w:pPr>
        <w:ind w:left="578" w:firstLine="141"/>
        <w:rPr>
          <w:sz w:val="36"/>
          <w:szCs w:val="36"/>
          <w:highlight w:val="white"/>
        </w:rPr>
      </w:pPr>
    </w:p>
    <w:p w:rsidR="0069136F" w:rsidP="00D53758" w:rsidRDefault="0069136F" w14:paraId="597B7F42" w14:textId="77777777">
      <w:pPr>
        <w:rPr>
          <w:sz w:val="36"/>
          <w:szCs w:val="36"/>
          <w:highlight w:val="white"/>
        </w:rPr>
      </w:pPr>
    </w:p>
    <w:p w:rsidR="48A6B206" w:rsidP="48A6B206" w:rsidRDefault="48A6B206" w14:paraId="61077EC6" w14:textId="417F8F40">
      <w:pPr>
        <w:rPr>
          <w:sz w:val="36"/>
          <w:szCs w:val="36"/>
          <w:highlight w:val="white"/>
        </w:rPr>
      </w:pPr>
    </w:p>
    <w:p w:rsidR="00472918" w:rsidP="644D55F0" w:rsidRDefault="00472918" w14:paraId="02283682" w14:textId="131CC9D1">
      <w:pPr>
        <w:rPr>
          <w:sz w:val="36"/>
          <w:szCs w:val="36"/>
          <w:highlight w:val="white"/>
        </w:rPr>
      </w:pPr>
    </w:p>
    <w:p w:rsidR="644D55F0" w:rsidP="644D55F0" w:rsidRDefault="644D55F0" w14:paraId="1A21EA6F" w14:textId="131CC9D1">
      <w:pPr>
        <w:rPr>
          <w:sz w:val="36"/>
          <w:szCs w:val="36"/>
          <w:highlight w:val="white"/>
        </w:rPr>
      </w:pPr>
    </w:p>
    <w:p w:rsidR="58FEC6D9" w:rsidP="58FEC6D9" w:rsidRDefault="58FEC6D9" w14:paraId="566C8F39" w14:textId="7ECC6DE6">
      <w:pPr>
        <w:rPr>
          <w:sz w:val="36"/>
          <w:szCs w:val="36"/>
          <w:highlight w:val="white"/>
        </w:rPr>
      </w:pPr>
    </w:p>
    <w:p w:rsidR="58FEC6D9" w:rsidP="58FEC6D9" w:rsidRDefault="58FEC6D9" w14:paraId="07FB51A2" w14:textId="76A2D3DD">
      <w:pPr>
        <w:rPr>
          <w:sz w:val="36"/>
          <w:szCs w:val="36"/>
          <w:highlight w:val="white"/>
        </w:rPr>
      </w:pPr>
    </w:p>
    <w:p w:rsidRPr="0069136F" w:rsidR="0069136F" w:rsidP="00B73D65" w:rsidRDefault="0069136F" w14:paraId="1AFD851D" w14:textId="615C52D6">
      <w:pPr>
        <w:numPr>
          <w:ilvl w:val="0"/>
          <w:numId w:val="5"/>
        </w:numPr>
        <w:ind w:left="-141" w:firstLine="0"/>
        <w:jc w:val="both"/>
        <w:rPr>
          <w:b/>
          <w:sz w:val="28"/>
          <w:szCs w:val="28"/>
          <w:highlight w:val="white"/>
        </w:rPr>
      </w:pPr>
      <w:r w:rsidRPr="0069136F">
        <w:rPr>
          <w:b/>
          <w:sz w:val="28"/>
          <w:szCs w:val="28"/>
          <w:highlight w:val="white"/>
        </w:rPr>
        <w:t>Introduction</w:t>
      </w:r>
    </w:p>
    <w:p w:rsidRPr="0069136F" w:rsidR="0069136F" w:rsidP="00B73D65" w:rsidRDefault="0069136F" w14:paraId="7AA71361" w14:textId="4B06D873">
      <w:pPr>
        <w:ind w:left="-141"/>
        <w:jc w:val="both"/>
        <w:rPr>
          <w:sz w:val="28"/>
          <w:szCs w:val="28"/>
          <w:highlight w:val="white"/>
        </w:rPr>
      </w:pPr>
      <w:r w:rsidRPr="0069136F">
        <w:rPr>
          <w:sz w:val="28"/>
          <w:szCs w:val="28"/>
          <w:highlight w:val="white"/>
        </w:rPr>
        <w:t>The present report aims to explore and analyze a dataset containing information about job applicants, referred to as "enrollees." The dataset encompasses various attributes that provide valuable insights into the background and characteristics of these individuals.</w:t>
      </w:r>
    </w:p>
    <w:p w:rsidRPr="0069136F" w:rsidR="0069136F" w:rsidP="00B73D65" w:rsidRDefault="0069136F" w14:paraId="483EC1AC" w14:textId="77777777">
      <w:pPr>
        <w:ind w:left="-141"/>
        <w:jc w:val="both"/>
        <w:rPr>
          <w:sz w:val="28"/>
          <w:szCs w:val="28"/>
          <w:highlight w:val="white"/>
        </w:rPr>
      </w:pPr>
      <w:r w:rsidRPr="0069136F">
        <w:rPr>
          <w:sz w:val="28"/>
          <w:szCs w:val="28"/>
          <w:highlight w:val="white"/>
        </w:rPr>
        <w:t>The dataset contains valuable information for various data analysis tasks, including predictive modeling, classification, and pattern recognition. However, like many real-world datasets, this dataset may contain missing values, which can adversely impact the quality and reliability of data analysis results.</w:t>
      </w:r>
    </w:p>
    <w:p w:rsidRPr="0069136F" w:rsidR="0069136F" w:rsidP="7F472721" w:rsidRDefault="0069136F" w14:paraId="32851720" w14:textId="16F210E2">
      <w:pPr>
        <w:ind w:left="-141"/>
        <w:jc w:val="both"/>
        <w:rPr>
          <w:sz w:val="28"/>
          <w:szCs w:val="28"/>
          <w:highlight w:val="white"/>
        </w:rPr>
      </w:pPr>
      <w:r w:rsidRPr="7F472721">
        <w:rPr>
          <w:sz w:val="28"/>
          <w:szCs w:val="28"/>
          <w:highlight w:val="white"/>
        </w:rPr>
        <w:t>To ensure the robustness of our data analysis and modeling efforts, we will address the issue of missing data by employing appropriate data imputation techniques. In this report, we will focus on exploring the "CCA Imputation" method, which leverages Canonical Correlation Analysis to estimate missing values based on correlations between variables.</w:t>
      </w:r>
    </w:p>
    <w:p w:rsidRPr="0069136F" w:rsidR="0069136F" w:rsidP="7F472721" w:rsidRDefault="0069136F" w14:paraId="5719BDED" w14:textId="087691D3">
      <w:pPr>
        <w:ind w:left="-141"/>
        <w:jc w:val="both"/>
        <w:rPr>
          <w:sz w:val="28"/>
          <w:szCs w:val="28"/>
          <w:highlight w:val="white"/>
        </w:rPr>
      </w:pPr>
      <w:r w:rsidRPr="7F472721">
        <w:rPr>
          <w:sz w:val="28"/>
          <w:szCs w:val="28"/>
          <w:highlight w:val="white"/>
        </w:rPr>
        <w:t xml:space="preserve">The report will describe the steps involved in differences in the Imputation process, its underlying principles, and its application to the dataset at hand. </w:t>
      </w:r>
    </w:p>
    <w:p w:rsidRPr="0069136F" w:rsidR="0069136F" w:rsidP="7F472721" w:rsidRDefault="0069136F" w14:paraId="63B5C897" w14:textId="07EB3753">
      <w:pPr>
        <w:ind w:left="-141"/>
        <w:jc w:val="both"/>
        <w:rPr>
          <w:sz w:val="28"/>
          <w:szCs w:val="28"/>
          <w:highlight w:val="white"/>
        </w:rPr>
      </w:pPr>
      <w:r w:rsidRPr="7F472721">
        <w:rPr>
          <w:sz w:val="28"/>
          <w:szCs w:val="28"/>
          <w:highlight w:val="white"/>
        </w:rPr>
        <w:t>Through this analysis, we seek to gain valuable insights into the characteristics of job applicants and identify key factors that contribute to their success in the application process. These insights can be invaluable for human resources departments, recruitment agencies, and organizations seeking to optimize their hiring and talent acquisition strategies.</w:t>
      </w:r>
    </w:p>
    <w:p w:rsidRPr="0069136F" w:rsidR="0069136F" w:rsidP="00B73D65" w:rsidRDefault="0069136F" w14:paraId="76AD5D1A" w14:textId="77777777">
      <w:pPr>
        <w:ind w:left="-141"/>
        <w:jc w:val="both"/>
        <w:rPr>
          <w:b/>
          <w:sz w:val="28"/>
          <w:szCs w:val="28"/>
          <w:highlight w:val="white"/>
        </w:rPr>
      </w:pPr>
    </w:p>
    <w:p w:rsidR="00D53758" w:rsidP="00B73D65" w:rsidRDefault="0069136F" w14:paraId="242F265B" w14:textId="77777777">
      <w:pPr>
        <w:numPr>
          <w:ilvl w:val="0"/>
          <w:numId w:val="5"/>
        </w:numPr>
        <w:ind w:left="-141" w:firstLine="0"/>
        <w:jc w:val="both"/>
        <w:rPr>
          <w:b/>
          <w:sz w:val="28"/>
          <w:szCs w:val="28"/>
          <w:highlight w:val="white"/>
        </w:rPr>
      </w:pPr>
      <w:r w:rsidRPr="0069136F">
        <w:rPr>
          <w:b/>
          <w:sz w:val="28"/>
          <w:szCs w:val="28"/>
          <w:highlight w:val="white"/>
        </w:rPr>
        <w:t>Data understanding</w:t>
      </w:r>
    </w:p>
    <w:p w:rsidRPr="00D53758" w:rsidR="0069136F" w:rsidP="00B73D65" w:rsidRDefault="0069136F" w14:paraId="34BB0252" w14:textId="033AFBA3">
      <w:pPr>
        <w:ind w:left="-141"/>
        <w:jc w:val="both"/>
        <w:rPr>
          <w:b/>
          <w:sz w:val="28"/>
          <w:szCs w:val="28"/>
          <w:highlight w:val="white"/>
        </w:rPr>
      </w:pPr>
      <w:r w:rsidRPr="00D53758">
        <w:rPr>
          <w:sz w:val="28"/>
          <w:szCs w:val="28"/>
          <w:highlight w:val="white"/>
        </w:rPr>
        <w:t>The dataset includes the following columns:</w:t>
      </w:r>
    </w:p>
    <w:p w:rsidRPr="0069136F" w:rsidR="0069136F" w:rsidP="00B73D65" w:rsidRDefault="0069136F" w14:paraId="5043CB0F" w14:textId="77777777">
      <w:pPr>
        <w:ind w:left="-141"/>
        <w:jc w:val="both"/>
        <w:rPr>
          <w:sz w:val="28"/>
          <w:szCs w:val="28"/>
          <w:highlight w:val="white"/>
        </w:rPr>
      </w:pPr>
    </w:p>
    <w:p w:rsidRPr="0069136F" w:rsidR="0069136F" w:rsidP="00B73D65" w:rsidRDefault="0069136F" w14:paraId="4B57FDCF" w14:textId="77777777">
      <w:pPr>
        <w:ind w:left="-141"/>
        <w:jc w:val="both"/>
        <w:rPr>
          <w:sz w:val="28"/>
          <w:szCs w:val="28"/>
          <w:highlight w:val="white"/>
        </w:rPr>
      </w:pPr>
      <w:r w:rsidRPr="0069136F">
        <w:rPr>
          <w:sz w:val="28"/>
          <w:szCs w:val="28"/>
          <w:highlight w:val="white"/>
        </w:rPr>
        <w:t>enrollee_id: A unique identifier for each job applicant.</w:t>
      </w:r>
    </w:p>
    <w:p w:rsidRPr="0069136F" w:rsidR="0069136F" w:rsidP="00B73D65" w:rsidRDefault="0069136F" w14:paraId="16617E79" w14:textId="77777777">
      <w:pPr>
        <w:ind w:left="-141"/>
        <w:jc w:val="both"/>
        <w:rPr>
          <w:sz w:val="28"/>
          <w:szCs w:val="28"/>
          <w:highlight w:val="white"/>
        </w:rPr>
      </w:pPr>
      <w:r w:rsidRPr="0069136F">
        <w:rPr>
          <w:sz w:val="28"/>
          <w:szCs w:val="28"/>
          <w:highlight w:val="white"/>
        </w:rPr>
        <w:t>city: The city where the applicant is based.</w:t>
      </w:r>
    </w:p>
    <w:p w:rsidRPr="0069136F" w:rsidR="0069136F" w:rsidP="00B73D65" w:rsidRDefault="0069136F" w14:paraId="15F100D7" w14:textId="77777777">
      <w:pPr>
        <w:ind w:left="-141"/>
        <w:jc w:val="both"/>
        <w:rPr>
          <w:sz w:val="28"/>
          <w:szCs w:val="28"/>
          <w:highlight w:val="white"/>
        </w:rPr>
      </w:pPr>
      <w:r w:rsidRPr="0069136F">
        <w:rPr>
          <w:sz w:val="28"/>
          <w:szCs w:val="28"/>
          <w:highlight w:val="white"/>
        </w:rPr>
        <w:t>city_development_index: A measure indicating the city's level of development, ranging from 0 to 1.</w:t>
      </w:r>
    </w:p>
    <w:p w:rsidRPr="0069136F" w:rsidR="0069136F" w:rsidP="00B73D65" w:rsidRDefault="0069136F" w14:paraId="7F007275" w14:textId="77777777">
      <w:pPr>
        <w:ind w:left="-141"/>
        <w:jc w:val="both"/>
        <w:rPr>
          <w:sz w:val="28"/>
          <w:szCs w:val="28"/>
          <w:highlight w:val="white"/>
        </w:rPr>
      </w:pPr>
      <w:r w:rsidRPr="0069136F">
        <w:rPr>
          <w:sz w:val="28"/>
          <w:szCs w:val="28"/>
          <w:highlight w:val="white"/>
        </w:rPr>
        <w:t>gender: The gender of the applicant (Male, Female, or unspecified).</w:t>
      </w:r>
    </w:p>
    <w:p w:rsidRPr="0069136F" w:rsidR="0069136F" w:rsidP="00B73D65" w:rsidRDefault="0069136F" w14:paraId="4AB1A623" w14:textId="77777777">
      <w:pPr>
        <w:ind w:left="-141"/>
        <w:jc w:val="both"/>
        <w:rPr>
          <w:sz w:val="28"/>
          <w:szCs w:val="28"/>
          <w:highlight w:val="white"/>
        </w:rPr>
      </w:pPr>
      <w:r w:rsidRPr="0069136F">
        <w:rPr>
          <w:sz w:val="28"/>
          <w:szCs w:val="28"/>
          <w:highlight w:val="white"/>
        </w:rPr>
        <w:t>relevent_experience: Indicates whether the applicant possesses relevant work experience or not.</w:t>
      </w:r>
    </w:p>
    <w:p w:rsidRPr="0069136F" w:rsidR="0069136F" w:rsidP="00B73D65" w:rsidRDefault="0069136F" w14:paraId="3A83C701" w14:textId="77777777">
      <w:pPr>
        <w:ind w:left="-141"/>
        <w:jc w:val="both"/>
        <w:rPr>
          <w:sz w:val="28"/>
          <w:szCs w:val="28"/>
          <w:highlight w:val="white"/>
        </w:rPr>
      </w:pPr>
      <w:r w:rsidRPr="0069136F">
        <w:rPr>
          <w:sz w:val="28"/>
          <w:szCs w:val="28"/>
          <w:highlight w:val="white"/>
        </w:rPr>
        <w:t>enrolled_university: The type of university enrollment of the applicant (e.g., Full-time, Part-time, or no enrollment).</w:t>
      </w:r>
    </w:p>
    <w:p w:rsidRPr="0069136F" w:rsidR="0069136F" w:rsidP="00B73D65" w:rsidRDefault="0069136F" w14:paraId="0CAF9DD1" w14:textId="77777777">
      <w:pPr>
        <w:ind w:left="-141"/>
        <w:jc w:val="both"/>
        <w:rPr>
          <w:sz w:val="28"/>
          <w:szCs w:val="28"/>
          <w:highlight w:val="white"/>
        </w:rPr>
      </w:pPr>
      <w:r w:rsidRPr="0069136F">
        <w:rPr>
          <w:sz w:val="28"/>
          <w:szCs w:val="28"/>
          <w:highlight w:val="white"/>
        </w:rPr>
        <w:t>education_level: The highest level of education attained by the applicant.</w:t>
      </w:r>
    </w:p>
    <w:p w:rsidRPr="0069136F" w:rsidR="0069136F" w:rsidP="00B73D65" w:rsidRDefault="0069136F" w14:paraId="6067E673" w14:textId="77777777">
      <w:pPr>
        <w:ind w:left="-141"/>
        <w:jc w:val="both"/>
        <w:rPr>
          <w:sz w:val="28"/>
          <w:szCs w:val="28"/>
          <w:highlight w:val="white"/>
        </w:rPr>
      </w:pPr>
      <w:r w:rsidRPr="0069136F">
        <w:rPr>
          <w:sz w:val="28"/>
          <w:szCs w:val="28"/>
          <w:highlight w:val="white"/>
        </w:rPr>
        <w:t>major_discipline: The major discipline or field of study.</w:t>
      </w:r>
    </w:p>
    <w:p w:rsidRPr="0069136F" w:rsidR="0069136F" w:rsidP="00B73D65" w:rsidRDefault="0069136F" w14:paraId="1DA6652B" w14:textId="77777777">
      <w:pPr>
        <w:ind w:left="-141"/>
        <w:jc w:val="both"/>
        <w:rPr>
          <w:sz w:val="28"/>
          <w:szCs w:val="28"/>
          <w:highlight w:val="white"/>
        </w:rPr>
      </w:pPr>
      <w:r w:rsidRPr="0069136F">
        <w:rPr>
          <w:sz w:val="28"/>
          <w:szCs w:val="28"/>
          <w:highlight w:val="white"/>
        </w:rPr>
        <w:t>experience: The number of years of work experience.</w:t>
      </w:r>
    </w:p>
    <w:p w:rsidRPr="0069136F" w:rsidR="0069136F" w:rsidP="00B73D65" w:rsidRDefault="0069136F" w14:paraId="73961246" w14:textId="77777777">
      <w:pPr>
        <w:ind w:left="-141"/>
        <w:jc w:val="both"/>
        <w:rPr>
          <w:sz w:val="28"/>
          <w:szCs w:val="28"/>
          <w:highlight w:val="white"/>
        </w:rPr>
      </w:pPr>
      <w:r w:rsidRPr="0069136F">
        <w:rPr>
          <w:sz w:val="28"/>
          <w:szCs w:val="28"/>
          <w:highlight w:val="white"/>
        </w:rPr>
        <w:t>company_size: The size of the company where the applicant is currently employed.</w:t>
      </w:r>
    </w:p>
    <w:p w:rsidRPr="0069136F" w:rsidR="0069136F" w:rsidP="00B73D65" w:rsidRDefault="0069136F" w14:paraId="4BC0317B" w14:textId="77777777">
      <w:pPr>
        <w:ind w:left="-141"/>
        <w:jc w:val="both"/>
        <w:rPr>
          <w:sz w:val="28"/>
          <w:szCs w:val="28"/>
          <w:highlight w:val="white"/>
        </w:rPr>
      </w:pPr>
      <w:r w:rsidRPr="0069136F">
        <w:rPr>
          <w:sz w:val="28"/>
          <w:szCs w:val="28"/>
          <w:highlight w:val="white"/>
        </w:rPr>
        <w:t>company_type: The type of company where the applicant is currently employed (e.g., Private Limited, Funded Startup, etc.).</w:t>
      </w:r>
    </w:p>
    <w:p w:rsidRPr="0069136F" w:rsidR="0069136F" w:rsidP="00B73D65" w:rsidRDefault="0069136F" w14:paraId="2D455141" w14:textId="77777777">
      <w:pPr>
        <w:ind w:left="-141"/>
        <w:jc w:val="both"/>
        <w:rPr>
          <w:sz w:val="28"/>
          <w:szCs w:val="28"/>
          <w:highlight w:val="white"/>
        </w:rPr>
      </w:pPr>
      <w:r w:rsidRPr="0069136F">
        <w:rPr>
          <w:sz w:val="28"/>
          <w:szCs w:val="28"/>
          <w:highlight w:val="white"/>
        </w:rPr>
        <w:t>training_hours: The number of hours spent on training.</w:t>
      </w:r>
    </w:p>
    <w:p w:rsidRPr="0069136F" w:rsidR="0069136F" w:rsidP="00B73D65" w:rsidRDefault="0069136F" w14:paraId="523B1E78" w14:textId="4DA18B6F">
      <w:pPr>
        <w:ind w:left="-141"/>
        <w:jc w:val="both"/>
        <w:rPr>
          <w:sz w:val="28"/>
          <w:szCs w:val="28"/>
          <w:highlight w:val="white"/>
        </w:rPr>
      </w:pPr>
      <w:r w:rsidRPr="0069136F">
        <w:rPr>
          <w:sz w:val="28"/>
          <w:szCs w:val="28"/>
          <w:highlight w:val="white"/>
        </w:rPr>
        <w:t>target: A binary target variable indicating whether the applicant was successful (1) or unsuccessful (0) in the application process.</w:t>
      </w:r>
    </w:p>
    <w:p w:rsidRPr="0069136F" w:rsidR="0069136F" w:rsidP="00B73D65" w:rsidRDefault="0069136F" w14:paraId="07459315" w14:textId="77777777">
      <w:pPr>
        <w:ind w:left="-141"/>
        <w:jc w:val="both"/>
        <w:rPr>
          <w:b/>
          <w:sz w:val="28"/>
          <w:szCs w:val="28"/>
          <w:highlight w:val="white"/>
        </w:rPr>
      </w:pPr>
    </w:p>
    <w:p w:rsidRPr="0069136F" w:rsidR="0069136F" w:rsidP="00B73D65" w:rsidRDefault="0069136F" w14:paraId="6537F28F" w14:textId="652AFE9A">
      <w:pPr>
        <w:ind w:left="-141"/>
        <w:jc w:val="both"/>
        <w:rPr>
          <w:b/>
          <w:sz w:val="28"/>
          <w:szCs w:val="28"/>
          <w:highlight w:val="white"/>
        </w:rPr>
      </w:pPr>
      <w:r w:rsidRPr="0069136F">
        <w:rPr>
          <w:b/>
          <w:noProof/>
          <w:sz w:val="28"/>
          <w:szCs w:val="28"/>
          <w:highlight w:val="white"/>
        </w:rPr>
        <w:drawing>
          <wp:inline distT="114300" distB="114300" distL="114300" distR="114300" wp14:anchorId="3F1418B7" wp14:editId="0104FFF9">
            <wp:extent cx="5734050" cy="1608916"/>
            <wp:effectExtent l="0" t="0" r="0" b="0"/>
            <wp:docPr id="13" name="Picture 1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4.png" descr="A screenshot of a computer&#10;&#10;Description automatically generated"/>
                    <pic:cNvPicPr preferRelativeResize="0"/>
                  </pic:nvPicPr>
                  <pic:blipFill>
                    <a:blip r:embed="rId9"/>
                    <a:srcRect/>
                    <a:stretch>
                      <a:fillRect/>
                    </a:stretch>
                  </pic:blipFill>
                  <pic:spPr>
                    <a:xfrm>
                      <a:off x="0" y="0"/>
                      <a:ext cx="5734050" cy="1608916"/>
                    </a:xfrm>
                    <a:prstGeom prst="rect">
                      <a:avLst/>
                    </a:prstGeom>
                    <a:ln/>
                  </pic:spPr>
                </pic:pic>
              </a:graphicData>
            </a:graphic>
          </wp:inline>
        </w:drawing>
      </w:r>
    </w:p>
    <w:p w:rsidR="0069136F" w:rsidP="00B73D65" w:rsidRDefault="0069136F" w14:paraId="5B632755" w14:textId="77777777">
      <w:pPr>
        <w:ind w:left="-141"/>
        <w:jc w:val="both"/>
        <w:rPr>
          <w:sz w:val="28"/>
          <w:szCs w:val="28"/>
          <w:highlight w:val="white"/>
        </w:rPr>
      </w:pPr>
      <w:r w:rsidRPr="0069136F">
        <w:rPr>
          <w:b/>
          <w:sz w:val="28"/>
          <w:szCs w:val="28"/>
          <w:highlight w:val="white"/>
        </w:rPr>
        <w:tab/>
      </w:r>
      <w:r w:rsidRPr="0069136F">
        <w:rPr>
          <w:b/>
          <w:sz w:val="28"/>
          <w:szCs w:val="28"/>
          <w:highlight w:val="white"/>
        </w:rPr>
        <w:tab/>
      </w:r>
      <w:r w:rsidRPr="0069136F">
        <w:rPr>
          <w:b/>
          <w:sz w:val="28"/>
          <w:szCs w:val="28"/>
          <w:highlight w:val="white"/>
        </w:rPr>
        <w:tab/>
      </w:r>
      <w:r w:rsidRPr="0069136F">
        <w:rPr>
          <w:b/>
          <w:sz w:val="28"/>
          <w:szCs w:val="28"/>
          <w:highlight w:val="white"/>
        </w:rPr>
        <w:tab/>
      </w:r>
      <w:r w:rsidRPr="0069136F">
        <w:rPr>
          <w:sz w:val="28"/>
          <w:szCs w:val="28"/>
          <w:highlight w:val="white"/>
        </w:rPr>
        <w:t>Figure 1: Example data set</w:t>
      </w:r>
    </w:p>
    <w:p w:rsidRPr="0069136F" w:rsidR="00D53758" w:rsidP="00B73D65" w:rsidRDefault="00D53758" w14:paraId="7E603AAB" w14:textId="77777777">
      <w:pPr>
        <w:ind w:left="-141"/>
        <w:jc w:val="both"/>
        <w:rPr>
          <w:sz w:val="28"/>
          <w:szCs w:val="28"/>
          <w:highlight w:val="white"/>
        </w:rPr>
      </w:pPr>
    </w:p>
    <w:p w:rsidRPr="0069136F" w:rsidR="0069136F" w:rsidP="00B73D65" w:rsidRDefault="0069136F" w14:paraId="0F5E88B7" w14:textId="77777777">
      <w:pPr>
        <w:numPr>
          <w:ilvl w:val="0"/>
          <w:numId w:val="5"/>
        </w:numPr>
        <w:ind w:left="-141" w:firstLine="0"/>
        <w:jc w:val="both"/>
        <w:rPr>
          <w:b/>
          <w:sz w:val="28"/>
          <w:szCs w:val="28"/>
          <w:highlight w:val="white"/>
        </w:rPr>
      </w:pPr>
      <w:r w:rsidRPr="0069136F">
        <w:rPr>
          <w:b/>
          <w:sz w:val="28"/>
          <w:szCs w:val="28"/>
          <w:highlight w:val="white"/>
        </w:rPr>
        <w:t>Missing data handling methods</w:t>
      </w:r>
    </w:p>
    <w:p w:rsidRPr="0069136F" w:rsidR="0069136F" w:rsidP="00B73D65" w:rsidRDefault="0069136F" w14:paraId="4BD2108B" w14:textId="77777777">
      <w:pPr>
        <w:ind w:left="-141"/>
        <w:jc w:val="both"/>
        <w:rPr>
          <w:b/>
          <w:sz w:val="28"/>
          <w:szCs w:val="28"/>
          <w:highlight w:val="white"/>
        </w:rPr>
      </w:pPr>
      <w:r w:rsidRPr="0069136F">
        <w:rPr>
          <w:b/>
          <w:sz w:val="28"/>
          <w:szCs w:val="28"/>
          <w:highlight w:val="white"/>
        </w:rPr>
        <w:t>3.1. Complete case analysis (CCA)</w:t>
      </w:r>
    </w:p>
    <w:p w:rsidRPr="0069136F" w:rsidR="0069136F" w:rsidP="00B73D65" w:rsidRDefault="0069136F" w14:paraId="47A88AFE" w14:textId="77777777">
      <w:pPr>
        <w:ind w:left="-141"/>
        <w:jc w:val="both"/>
        <w:rPr>
          <w:sz w:val="28"/>
          <w:szCs w:val="28"/>
          <w:highlight w:val="white"/>
        </w:rPr>
      </w:pPr>
      <w:r w:rsidRPr="00B73D65">
        <w:rPr>
          <w:b/>
          <w:bCs/>
          <w:sz w:val="28"/>
          <w:szCs w:val="28"/>
          <w:highlight w:val="white"/>
        </w:rPr>
        <w:t>3.1.1.</w:t>
      </w:r>
      <w:r w:rsidRPr="0069136F">
        <w:rPr>
          <w:sz w:val="28"/>
          <w:szCs w:val="28"/>
          <w:highlight w:val="white"/>
        </w:rPr>
        <w:t xml:space="preserve"> </w:t>
      </w:r>
      <w:r w:rsidRPr="00BF6EC8">
        <w:rPr>
          <w:b/>
          <w:bCs/>
          <w:sz w:val="28"/>
          <w:szCs w:val="28"/>
          <w:highlight w:val="white"/>
        </w:rPr>
        <w:t>CCA Imputation</w:t>
      </w:r>
    </w:p>
    <w:p w:rsidRPr="0069136F" w:rsidR="0069136F" w:rsidP="00B73D65" w:rsidRDefault="0069136F" w14:paraId="4B4A2CA2" w14:textId="77777777">
      <w:pPr>
        <w:ind w:left="-141"/>
        <w:jc w:val="both"/>
        <w:rPr>
          <w:sz w:val="28"/>
          <w:szCs w:val="28"/>
          <w:highlight w:val="white"/>
        </w:rPr>
      </w:pPr>
      <w:r w:rsidRPr="0069136F">
        <w:rPr>
          <w:sz w:val="28"/>
          <w:szCs w:val="28"/>
          <w:highlight w:val="white"/>
        </w:rPr>
        <w:t xml:space="preserve">This section presents the CCA Imputation method, which was employed as one of the techniques to handle missing data in the dataset. </w:t>
      </w:r>
    </w:p>
    <w:p w:rsidRPr="0069136F" w:rsidR="0069136F" w:rsidP="00B73D65" w:rsidRDefault="0069136F" w14:paraId="779F2441" w14:textId="77777777">
      <w:pPr>
        <w:ind w:left="-141"/>
        <w:jc w:val="both"/>
        <w:rPr>
          <w:sz w:val="28"/>
          <w:szCs w:val="28"/>
          <w:highlight w:val="white"/>
        </w:rPr>
      </w:pPr>
    </w:p>
    <w:p w:rsidRPr="00BF6EC8" w:rsidR="0069136F" w:rsidP="00B73D65" w:rsidRDefault="0069136F" w14:paraId="6126AFEE" w14:textId="5E715353">
      <w:pPr>
        <w:ind w:left="-141"/>
        <w:jc w:val="both"/>
        <w:rPr>
          <w:sz w:val="28"/>
          <w:szCs w:val="28"/>
          <w:highlight w:val="white"/>
          <w:lang w:val="vi-VN"/>
        </w:rPr>
      </w:pPr>
      <w:r w:rsidRPr="00B73D65">
        <w:rPr>
          <w:b/>
          <w:bCs/>
          <w:sz w:val="28"/>
          <w:szCs w:val="28"/>
          <w:highlight w:val="white"/>
        </w:rPr>
        <w:t>3.1.2</w:t>
      </w:r>
      <w:ins w:author="Microsoft Word" w:date="2023-08-03T00:11:00Z" w:id="0">
        <w:r w:rsidRPr="00B73D65" w:rsidR="00B73D65">
          <w:rPr>
            <w:b/>
            <w:bCs/>
            <w:sz w:val="28"/>
            <w:szCs w:val="28"/>
            <w:highlight w:val="white"/>
            <w:lang w:val="vi-VN"/>
          </w:rPr>
          <w:t>.</w:t>
        </w:r>
      </w:ins>
      <w:r w:rsidRPr="0069136F">
        <w:rPr>
          <w:sz w:val="28"/>
          <w:szCs w:val="28"/>
          <w:highlight w:val="white"/>
        </w:rPr>
        <w:t xml:space="preserve"> </w:t>
      </w:r>
      <w:r w:rsidRPr="00BF6EC8">
        <w:rPr>
          <w:b/>
          <w:bCs/>
          <w:sz w:val="28"/>
          <w:szCs w:val="28"/>
          <w:highlight w:val="white"/>
        </w:rPr>
        <w:t>Overview of CCA Imputatio</w:t>
      </w:r>
      <w:r w:rsidRPr="00BF6EC8" w:rsidR="00BF6EC8">
        <w:rPr>
          <w:b/>
          <w:bCs/>
          <w:sz w:val="28"/>
          <w:szCs w:val="28"/>
          <w:highlight w:val="white"/>
          <w:lang w:val="vi-VN"/>
        </w:rPr>
        <w:t>n</w:t>
      </w:r>
    </w:p>
    <w:p w:rsidR="00B73D65" w:rsidP="00B73D65" w:rsidRDefault="0069136F" w14:paraId="3C8206E8" w14:textId="270DFF8A">
      <w:pPr>
        <w:ind w:left="-141"/>
        <w:jc w:val="both"/>
        <w:rPr>
          <w:sz w:val="28"/>
          <w:szCs w:val="28"/>
          <w:highlight w:val="white"/>
        </w:rPr>
      </w:pPr>
      <w:r w:rsidRPr="0CF66454">
        <w:rPr>
          <w:sz w:val="28"/>
          <w:szCs w:val="28"/>
          <w:highlight w:val="white"/>
        </w:rPr>
        <w:t>The primary goal of CCA Imputation is to estimate the missing values in the dataset by leveraging the correlations between the variables with missing data and the other relevant variables in the dataset. By utilizing the relationships between these variables, the CCA Imputation method attempts to provide accurate and informed imputations while preserving the underlying structure and patterns in the data.</w:t>
      </w:r>
    </w:p>
    <w:p w:rsidR="0CF66454" w:rsidP="0CF66454" w:rsidRDefault="0CF66454" w14:paraId="4267BC77" w14:textId="51E1CE11">
      <w:pPr>
        <w:ind w:left="-141"/>
        <w:jc w:val="both"/>
        <w:rPr>
          <w:sz w:val="28"/>
          <w:szCs w:val="28"/>
          <w:highlight w:val="white"/>
        </w:rPr>
      </w:pPr>
    </w:p>
    <w:p w:rsidRPr="0069136F" w:rsidR="0069136F" w:rsidP="00B73D65" w:rsidRDefault="0069136F" w14:paraId="5F8C9329" w14:textId="77777777">
      <w:pPr>
        <w:ind w:left="-141"/>
        <w:jc w:val="both"/>
        <w:rPr>
          <w:sz w:val="28"/>
          <w:szCs w:val="28"/>
          <w:highlight w:val="white"/>
        </w:rPr>
      </w:pPr>
      <w:r w:rsidRPr="00B73D65">
        <w:rPr>
          <w:b/>
          <w:bCs/>
          <w:sz w:val="28"/>
          <w:szCs w:val="28"/>
          <w:highlight w:val="white"/>
        </w:rPr>
        <w:t>3.1.3.</w:t>
      </w:r>
      <w:r w:rsidRPr="0069136F">
        <w:rPr>
          <w:sz w:val="28"/>
          <w:szCs w:val="28"/>
          <w:highlight w:val="white"/>
        </w:rPr>
        <w:t xml:space="preserve"> </w:t>
      </w:r>
      <w:r w:rsidRPr="00BF6EC8">
        <w:rPr>
          <w:b/>
          <w:bCs/>
          <w:sz w:val="28"/>
          <w:szCs w:val="28"/>
          <w:highlight w:val="white"/>
        </w:rPr>
        <w:t>Methodology</w:t>
      </w:r>
    </w:p>
    <w:p w:rsidRPr="0069136F" w:rsidR="0069136F" w:rsidP="00B73D65" w:rsidRDefault="0069136F" w14:paraId="0B8E2F3C" w14:textId="77777777">
      <w:pPr>
        <w:ind w:left="-141"/>
        <w:jc w:val="both"/>
        <w:rPr>
          <w:sz w:val="28"/>
          <w:szCs w:val="28"/>
          <w:highlight w:val="white"/>
        </w:rPr>
      </w:pPr>
      <w:r w:rsidRPr="0069136F">
        <w:rPr>
          <w:sz w:val="28"/>
          <w:szCs w:val="28"/>
          <w:highlight w:val="white"/>
        </w:rPr>
        <w:t>The CCA Imputation process involves several key steps:</w:t>
      </w:r>
    </w:p>
    <w:p w:rsidR="00B73D65" w:rsidP="00B73D65" w:rsidRDefault="0069136F" w14:paraId="39AFBAA2" w14:textId="77777777">
      <w:pPr>
        <w:ind w:left="-141"/>
        <w:jc w:val="both"/>
        <w:rPr>
          <w:sz w:val="28"/>
          <w:szCs w:val="28"/>
          <w:highlight w:val="white"/>
        </w:rPr>
      </w:pPr>
      <w:r w:rsidRPr="0069136F">
        <w:rPr>
          <w:sz w:val="28"/>
          <w:szCs w:val="28"/>
          <w:highlight w:val="white"/>
        </w:rPr>
        <w:t>Identify Variables with Missing Values: In the initial step, we identify the variables within the dataset that contain missing values. These variables constitute the target set for the CCA Imputation.</w:t>
      </w:r>
    </w:p>
    <w:p w:rsidRPr="0069136F" w:rsidR="0069136F" w:rsidP="00B73D65" w:rsidRDefault="0069136F" w14:paraId="6F89F624" w14:textId="77777777">
      <w:pPr>
        <w:ind w:left="-141"/>
        <w:jc w:val="both"/>
        <w:rPr>
          <w:sz w:val="28"/>
          <w:szCs w:val="28"/>
          <w:highlight w:val="white"/>
        </w:rPr>
      </w:pPr>
      <w:r w:rsidRPr="0069136F">
        <w:rPr>
          <w:sz w:val="28"/>
          <w:szCs w:val="28"/>
          <w:highlight w:val="white"/>
        </w:rPr>
        <w:t>Estimate Missing Values: Using the complete dataset after removing rows containing NaN values, we can visually compare it with the original dataset through visualization</w:t>
      </w:r>
    </w:p>
    <w:p w:rsidRPr="0069136F" w:rsidR="0069136F" w:rsidP="00B73D65" w:rsidRDefault="0069136F" w14:paraId="738610EB" w14:textId="77777777">
      <w:pPr>
        <w:ind w:left="-141"/>
        <w:jc w:val="both"/>
        <w:rPr>
          <w:sz w:val="28"/>
          <w:szCs w:val="28"/>
          <w:highlight w:val="white"/>
        </w:rPr>
      </w:pPr>
    </w:p>
    <w:p w:rsidRPr="0069136F" w:rsidR="0069136F" w:rsidP="0CF66454" w:rsidRDefault="0069136F" w14:paraId="22DC2A27" w14:textId="4395B36F">
      <w:pPr>
        <w:ind w:left="-141"/>
        <w:jc w:val="both"/>
        <w:rPr>
          <w:sz w:val="28"/>
          <w:szCs w:val="28"/>
          <w:highlight w:val="white"/>
        </w:rPr>
      </w:pPr>
      <w:r w:rsidRPr="0CF66454">
        <w:rPr>
          <w:b/>
          <w:bCs/>
          <w:sz w:val="28"/>
          <w:szCs w:val="28"/>
          <w:highlight w:val="white"/>
        </w:rPr>
        <w:t>3.1.4.</w:t>
      </w:r>
      <w:r w:rsidRPr="0CF66454">
        <w:rPr>
          <w:sz w:val="28"/>
          <w:szCs w:val="28"/>
          <w:highlight w:val="white"/>
        </w:rPr>
        <w:t xml:space="preserve"> </w:t>
      </w:r>
      <w:r w:rsidRPr="0CF66454">
        <w:rPr>
          <w:b/>
          <w:bCs/>
          <w:sz w:val="28"/>
          <w:szCs w:val="28"/>
          <w:highlight w:val="white"/>
        </w:rPr>
        <w:t>Evaluation and Considerations</w:t>
      </w:r>
    </w:p>
    <w:p w:rsidRPr="0069136F" w:rsidR="0069136F" w:rsidP="00B73D65" w:rsidRDefault="0069136F" w14:paraId="0AAD3401" w14:textId="77777777">
      <w:pPr>
        <w:ind w:left="-141"/>
        <w:jc w:val="both"/>
        <w:rPr>
          <w:sz w:val="28"/>
          <w:szCs w:val="28"/>
          <w:highlight w:val="white"/>
        </w:rPr>
      </w:pPr>
      <w:r w:rsidRPr="0069136F">
        <w:rPr>
          <w:sz w:val="28"/>
          <w:szCs w:val="28"/>
          <w:highlight w:val="white"/>
        </w:rPr>
        <w:t>While the CCA Imputation method can provide valuable imputations, its effectiveness heavily relies on the appropriate selection of predictor variables. Careful consideration must be given to the choice of predictor variables to ensure meaningful and accurate imputations.</w:t>
      </w:r>
    </w:p>
    <w:p w:rsidRPr="0069136F" w:rsidR="0069136F" w:rsidP="0CF66454" w:rsidRDefault="0069136F" w14:paraId="193605A6" w14:textId="45B0897D">
      <w:pPr>
        <w:ind w:left="-141"/>
        <w:jc w:val="both"/>
        <w:rPr>
          <w:sz w:val="28"/>
          <w:szCs w:val="28"/>
          <w:highlight w:val="white"/>
        </w:rPr>
      </w:pPr>
      <w:r w:rsidRPr="0CF66454">
        <w:rPr>
          <w:sz w:val="28"/>
          <w:szCs w:val="28"/>
          <w:highlight w:val="white"/>
        </w:rPr>
        <w:t>Furthermore, it is essential to assess the quality and reliability of the imputed values. This evaluation can be conducted by comparing the imputed values with the original data (if available) or by analyzing the imputed data in combination with other analyses or modeling tasks.</w:t>
      </w:r>
    </w:p>
    <w:p w:rsidRPr="0069136F" w:rsidR="0069136F" w:rsidP="00B73D65" w:rsidRDefault="0069136F" w14:paraId="3B7B4B86" w14:textId="77777777">
      <w:pPr>
        <w:ind w:left="-141"/>
        <w:jc w:val="both"/>
        <w:rPr>
          <w:sz w:val="28"/>
          <w:szCs w:val="28"/>
          <w:highlight w:val="white"/>
        </w:rPr>
      </w:pPr>
    </w:p>
    <w:p w:rsidRPr="0069136F" w:rsidR="0069136F" w:rsidP="00B73D65" w:rsidRDefault="0069136F" w14:paraId="10A961A7" w14:textId="77777777">
      <w:pPr>
        <w:ind w:left="-141"/>
        <w:jc w:val="both"/>
        <w:rPr>
          <w:sz w:val="28"/>
          <w:szCs w:val="28"/>
          <w:highlight w:val="white"/>
        </w:rPr>
      </w:pPr>
      <w:r w:rsidRPr="00B73D65">
        <w:rPr>
          <w:b/>
          <w:bCs/>
          <w:sz w:val="28"/>
          <w:szCs w:val="28"/>
          <w:highlight w:val="white"/>
        </w:rPr>
        <w:t>3.1.5</w:t>
      </w:r>
      <w:r w:rsidRPr="0069136F">
        <w:rPr>
          <w:sz w:val="28"/>
          <w:szCs w:val="28"/>
          <w:highlight w:val="white"/>
        </w:rPr>
        <w:t xml:space="preserve">. </w:t>
      </w:r>
      <w:r w:rsidRPr="00BF6EC8">
        <w:rPr>
          <w:b/>
          <w:bCs/>
          <w:sz w:val="28"/>
          <w:szCs w:val="28"/>
          <w:highlight w:val="white"/>
        </w:rPr>
        <w:t>Application in Our Study</w:t>
      </w:r>
    </w:p>
    <w:p w:rsidRPr="0069136F" w:rsidR="0069136F" w:rsidP="00B73D65" w:rsidRDefault="0069136F" w14:paraId="7A6E9B0B" w14:textId="0D073594">
      <w:pPr>
        <w:ind w:left="-141"/>
        <w:jc w:val="both"/>
        <w:rPr>
          <w:sz w:val="28"/>
          <w:szCs w:val="28"/>
          <w:highlight w:val="white"/>
        </w:rPr>
      </w:pPr>
      <w:r w:rsidRPr="644D55F0">
        <w:rPr>
          <w:sz w:val="28"/>
          <w:szCs w:val="28"/>
          <w:highlight w:val="white"/>
        </w:rPr>
        <w:t>In our data science project, we applied the CCA Imputation method to address the issue of missing data in the dataset. We utilized the relationships between variables to impute missing values and enhance the completeness of our dataset</w:t>
      </w:r>
      <w:r w:rsidRPr="644D55F0" w:rsidR="58F0F71D">
        <w:rPr>
          <w:sz w:val="28"/>
          <w:szCs w:val="28"/>
          <w:highlight w:val="white"/>
        </w:rPr>
        <w:t>.</w:t>
      </w:r>
    </w:p>
    <w:p w:rsidRPr="0069136F" w:rsidR="0069136F" w:rsidP="00B73D65" w:rsidRDefault="0069136F" w14:paraId="3A0FF5F2" w14:textId="77777777">
      <w:pPr>
        <w:ind w:left="-141"/>
        <w:jc w:val="both"/>
        <w:rPr>
          <w:sz w:val="28"/>
          <w:szCs w:val="28"/>
          <w:highlight w:val="white"/>
        </w:rPr>
      </w:pPr>
    </w:p>
    <w:p w:rsidR="00B73D65" w:rsidP="00B73D65" w:rsidRDefault="0069136F" w14:paraId="3D1E855B" w14:textId="77777777">
      <w:pPr>
        <w:ind w:left="-141"/>
        <w:rPr>
          <w:sz w:val="28"/>
          <w:szCs w:val="28"/>
          <w:highlight w:val="white"/>
        </w:rPr>
      </w:pPr>
      <w:r w:rsidRPr="0069136F">
        <w:rPr>
          <w:sz w:val="28"/>
          <w:szCs w:val="28"/>
          <w:highlight w:val="white"/>
        </w:rPr>
        <w:t>First, we have the overview of dataset:</w:t>
      </w:r>
    </w:p>
    <w:p w:rsidRPr="0069136F" w:rsidR="0069136F" w:rsidP="0CF66454" w:rsidRDefault="0069136F" w14:paraId="416FBDE8" w14:textId="72338266">
      <w:pPr>
        <w:ind w:left="-141"/>
        <w:rPr>
          <w:b/>
          <w:bCs/>
          <w:sz w:val="28"/>
          <w:szCs w:val="28"/>
          <w:highlight w:val="white"/>
        </w:rPr>
      </w:pPr>
      <w:r w:rsidRPr="0069136F">
        <w:rPr>
          <w:sz w:val="28"/>
          <w:szCs w:val="28"/>
          <w:highlight w:val="white"/>
        </w:rPr>
        <w:br/>
      </w:r>
      <w:r w:rsidRPr="0069136F">
        <w:rPr>
          <w:b/>
          <w:noProof/>
          <w:sz w:val="28"/>
          <w:szCs w:val="28"/>
          <w:highlight w:val="white"/>
        </w:rPr>
        <w:drawing>
          <wp:inline distT="114300" distB="114300" distL="114300" distR="114300" wp14:anchorId="37DC9E9E" wp14:editId="25BDDEDB">
            <wp:extent cx="5607976" cy="1374742"/>
            <wp:effectExtent l="0" t="0" r="0" b="0"/>
            <wp:docPr id="14" name="Picture 14"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4.png" descr="A screenshot of a computer&#10;&#10;Description automatically generated"/>
                    <pic:cNvPicPr preferRelativeResize="0"/>
                  </pic:nvPicPr>
                  <pic:blipFill>
                    <a:blip r:embed="rId9"/>
                    <a:srcRect/>
                    <a:stretch>
                      <a:fillRect/>
                    </a:stretch>
                  </pic:blipFill>
                  <pic:spPr>
                    <a:xfrm>
                      <a:off x="0" y="0"/>
                      <a:ext cx="5607976" cy="1374742"/>
                    </a:xfrm>
                    <a:prstGeom prst="rect">
                      <a:avLst/>
                    </a:prstGeom>
                    <a:ln/>
                  </pic:spPr>
                </pic:pic>
              </a:graphicData>
            </a:graphic>
          </wp:inline>
        </w:drawing>
      </w:r>
    </w:p>
    <w:p w:rsidRPr="0069136F" w:rsidR="0069136F" w:rsidP="00B73D65" w:rsidRDefault="0069136F" w14:paraId="5630AD66" w14:textId="77777777">
      <w:pPr>
        <w:ind w:left="-141"/>
        <w:jc w:val="both"/>
        <w:rPr>
          <w:b/>
          <w:sz w:val="28"/>
          <w:szCs w:val="28"/>
          <w:highlight w:val="white"/>
        </w:rPr>
      </w:pPr>
    </w:p>
    <w:p w:rsidRPr="0069136F" w:rsidR="0069136F" w:rsidP="00B73D65" w:rsidRDefault="0069136F" w14:paraId="4AD12EDA" w14:textId="33B0872C">
      <w:pPr>
        <w:ind w:left="-141"/>
        <w:rPr>
          <w:sz w:val="28"/>
          <w:szCs w:val="28"/>
          <w:highlight w:val="white"/>
        </w:rPr>
      </w:pPr>
      <w:r w:rsidRPr="0069136F" w:rsidR="0069136F">
        <w:rPr>
          <w:sz w:val="28"/>
          <w:szCs w:val="28"/>
          <w:highlight w:val="white"/>
        </w:rPr>
        <w:t>Next, we calculating the percentage of missing values in each col</w:t>
      </w:r>
      <w:r w:rsidRPr="0069136F" w:rsidR="0069136F">
        <w:rPr>
          <w:sz w:val="28"/>
          <w:szCs w:val="28"/>
          <w:highlight w:val="white"/>
        </w:rPr>
        <w:t>umn of the DataFrame 'df':</w:t>
      </w:r>
      <w:r w:rsidRPr="0069136F">
        <w:rPr>
          <w:sz w:val="28"/>
          <w:szCs w:val="28"/>
          <w:highlight w:val="white"/>
        </w:rPr>
        <w:br/>
      </w:r>
      <w:r w:rsidRPr="0069136F">
        <w:rPr>
          <w:noProof/>
          <w:sz w:val="28"/>
          <w:szCs w:val="28"/>
          <w:highlight w:val="white"/>
        </w:rPr>
        <w:drawing>
          <wp:inline distT="114300" distB="114300" distL="114300" distR="114300" wp14:anchorId="001B3321" wp14:editId="2E853BFA">
            <wp:extent cx="5655600" cy="2743200"/>
            <wp:effectExtent l="0" t="0" r="0" b="0"/>
            <wp:docPr id="7" name="Picture 7"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6.png" descr="A screenshot of a computer&#10;&#10;Description automatically generated"/>
                    <pic:cNvPicPr preferRelativeResize="0"/>
                  </pic:nvPicPr>
                  <pic:blipFill>
                    <a:blip r:embed="rId10"/>
                    <a:srcRect/>
                    <a:stretch>
                      <a:fillRect/>
                    </a:stretch>
                  </pic:blipFill>
                  <pic:spPr>
                    <a:xfrm>
                      <a:off x="0" y="0"/>
                      <a:ext cx="5655600" cy="2743200"/>
                    </a:xfrm>
                    <a:prstGeom prst="rect">
                      <a:avLst/>
                    </a:prstGeom>
                    <a:ln/>
                  </pic:spPr>
                </pic:pic>
              </a:graphicData>
            </a:graphic>
          </wp:inline>
        </w:drawing>
      </w:r>
    </w:p>
    <w:p w:rsidRPr="0069136F" w:rsidR="0069136F" w:rsidP="00B73D65" w:rsidRDefault="0069136F" w14:paraId="61829076" w14:textId="77777777">
      <w:pPr>
        <w:ind w:left="-141"/>
        <w:jc w:val="both"/>
        <w:rPr>
          <w:sz w:val="28"/>
          <w:szCs w:val="28"/>
          <w:highlight w:val="white"/>
        </w:rPr>
      </w:pPr>
    </w:p>
    <w:p w:rsidRPr="0069136F" w:rsidR="0069136F" w:rsidP="00B73D65" w:rsidRDefault="0069136F" w14:paraId="5572EFD2" w14:textId="496A9688">
      <w:pPr>
        <w:ind w:left="-141"/>
        <w:rPr>
          <w:sz w:val="28"/>
          <w:szCs w:val="28"/>
          <w:highlight w:val="white"/>
        </w:rPr>
      </w:pPr>
      <w:r w:rsidRPr="0069136F">
        <w:rPr>
          <w:sz w:val="28"/>
          <w:szCs w:val="28"/>
          <w:highlight w:val="white"/>
        </w:rPr>
        <w:t>Our purpose is choosing the attributes that have the percentage of missing under 5%</w:t>
      </w:r>
      <w:r w:rsidRPr="0069136F" w:rsidR="71402096">
        <w:rPr>
          <w:sz w:val="28"/>
          <w:szCs w:val="28"/>
          <w:highlight w:val="white"/>
        </w:rPr>
        <w:t>:</w:t>
      </w:r>
      <w:r w:rsidRPr="0069136F">
        <w:rPr>
          <w:sz w:val="28"/>
          <w:szCs w:val="28"/>
          <w:highlight w:val="white"/>
        </w:rPr>
        <w:br/>
      </w:r>
      <w:r w:rsidRPr="0069136F">
        <w:rPr>
          <w:noProof/>
          <w:sz w:val="28"/>
          <w:szCs w:val="28"/>
          <w:highlight w:val="white"/>
        </w:rPr>
        <w:drawing>
          <wp:inline distT="114300" distB="114300" distL="114300" distR="114300" wp14:anchorId="485AA822" wp14:editId="58F0FF0F">
            <wp:extent cx="5617500" cy="1501119"/>
            <wp:effectExtent l="0" t="0" r="0" b="0"/>
            <wp:docPr id="17" name="Picture 17"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3.png" descr="A screen shot of a computer&#10;&#10;Description automatically generated"/>
                    <pic:cNvPicPr preferRelativeResize="0"/>
                  </pic:nvPicPr>
                  <pic:blipFill>
                    <a:blip r:embed="rId11"/>
                    <a:srcRect/>
                    <a:stretch>
                      <a:fillRect/>
                    </a:stretch>
                  </pic:blipFill>
                  <pic:spPr>
                    <a:xfrm>
                      <a:off x="0" y="0"/>
                      <a:ext cx="5617500" cy="1501119"/>
                    </a:xfrm>
                    <a:prstGeom prst="rect">
                      <a:avLst/>
                    </a:prstGeom>
                    <a:ln/>
                  </pic:spPr>
                </pic:pic>
              </a:graphicData>
            </a:graphic>
          </wp:inline>
        </w:drawing>
      </w:r>
    </w:p>
    <w:p w:rsidR="00B73D65" w:rsidP="00B73D65" w:rsidRDefault="0069136F" w14:paraId="4E313FFA" w14:textId="77777777">
      <w:pPr>
        <w:ind w:left="-141"/>
        <w:rPr>
          <w:sz w:val="28"/>
          <w:szCs w:val="28"/>
          <w:highlight w:val="white"/>
        </w:rPr>
      </w:pPr>
      <w:r w:rsidRPr="0069136F">
        <w:rPr>
          <w:sz w:val="28"/>
          <w:szCs w:val="28"/>
          <w:highlight w:val="white"/>
        </w:rPr>
        <w:t>So now, we have the necessary attributes below:</w:t>
      </w:r>
    </w:p>
    <w:p w:rsidRPr="0069136F" w:rsidR="0069136F" w:rsidP="00B73D65" w:rsidRDefault="0069136F" w14:paraId="1A89A99B" w14:textId="4A237AF7">
      <w:pPr>
        <w:ind w:left="-141"/>
        <w:rPr>
          <w:sz w:val="28"/>
          <w:szCs w:val="28"/>
          <w:highlight w:val="white"/>
        </w:rPr>
      </w:pPr>
      <w:r w:rsidRPr="0069136F">
        <w:rPr>
          <w:sz w:val="28"/>
          <w:szCs w:val="28"/>
          <w:highlight w:val="white"/>
        </w:rPr>
        <w:br/>
      </w:r>
      <w:r w:rsidRPr="0069136F">
        <w:rPr>
          <w:noProof/>
          <w:sz w:val="28"/>
          <w:szCs w:val="28"/>
          <w:highlight w:val="white"/>
        </w:rPr>
        <w:drawing>
          <wp:inline distT="114300" distB="114300" distL="114300" distR="114300" wp14:anchorId="3075D311" wp14:editId="332F0D3E">
            <wp:extent cx="5636550" cy="2184400"/>
            <wp:effectExtent l="0" t="0" r="0" b="0"/>
            <wp:docPr id="10" name="Picture 1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1.png" descr="A screenshot of a computer&#10;&#10;Description automatically generated"/>
                    <pic:cNvPicPr preferRelativeResize="0"/>
                  </pic:nvPicPr>
                  <pic:blipFill>
                    <a:blip r:embed="rId12"/>
                    <a:srcRect/>
                    <a:stretch>
                      <a:fillRect/>
                    </a:stretch>
                  </pic:blipFill>
                  <pic:spPr>
                    <a:xfrm>
                      <a:off x="0" y="0"/>
                      <a:ext cx="5636550" cy="2184400"/>
                    </a:xfrm>
                    <a:prstGeom prst="rect">
                      <a:avLst/>
                    </a:prstGeom>
                    <a:ln/>
                  </pic:spPr>
                </pic:pic>
              </a:graphicData>
            </a:graphic>
          </wp:inline>
        </w:drawing>
      </w:r>
    </w:p>
    <w:p w:rsidRPr="0069136F" w:rsidR="0069136F" w:rsidP="00B73D65" w:rsidRDefault="0069136F" w14:paraId="2BA226A1" w14:textId="77777777">
      <w:pPr>
        <w:ind w:left="-141"/>
        <w:jc w:val="both"/>
        <w:rPr>
          <w:sz w:val="28"/>
          <w:szCs w:val="28"/>
          <w:highlight w:val="white"/>
        </w:rPr>
      </w:pPr>
    </w:p>
    <w:p w:rsidRPr="0069136F" w:rsidR="0069136F" w:rsidP="00B73D65" w:rsidRDefault="0069136F" w14:paraId="1A296D1C" w14:textId="77777777">
      <w:pPr>
        <w:ind w:left="-141"/>
        <w:jc w:val="both"/>
        <w:rPr>
          <w:sz w:val="28"/>
          <w:szCs w:val="28"/>
          <w:highlight w:val="white"/>
        </w:rPr>
      </w:pPr>
      <w:r w:rsidRPr="0069136F">
        <w:rPr>
          <w:sz w:val="28"/>
          <w:szCs w:val="28"/>
          <w:highlight w:val="white"/>
        </w:rPr>
        <w:t>Then, calculating the percentage of records that have complete values for all columns in the list 'cols' with respect to the total number of rows in the DataFrame 'df:</w:t>
      </w:r>
    </w:p>
    <w:p w:rsidRPr="0069136F" w:rsidR="0069136F" w:rsidP="00B73D65" w:rsidRDefault="0069136F" w14:paraId="17AD93B2" w14:textId="2675ECDE">
      <w:pPr>
        <w:ind w:left="-141"/>
        <w:jc w:val="both"/>
        <w:rPr>
          <w:sz w:val="28"/>
          <w:szCs w:val="28"/>
          <w:highlight w:val="white"/>
        </w:rPr>
      </w:pPr>
      <w:r w:rsidRPr="0069136F">
        <w:rPr>
          <w:noProof/>
          <w:sz w:val="28"/>
          <w:szCs w:val="28"/>
          <w:highlight w:val="white"/>
        </w:rPr>
        <w:drawing>
          <wp:inline distT="114300" distB="114300" distL="114300" distR="114300" wp14:anchorId="2F1BC3BD" wp14:editId="5730F6AF">
            <wp:extent cx="5712750" cy="1180207"/>
            <wp:effectExtent l="0" t="0" r="0" b="0"/>
            <wp:docPr id="12" name="Picture 12" descr="A white rectangular object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8.png" descr="A white rectangular object with black text&#10;&#10;Description automatically generated"/>
                    <pic:cNvPicPr preferRelativeResize="0"/>
                  </pic:nvPicPr>
                  <pic:blipFill>
                    <a:blip r:embed="rId13"/>
                    <a:srcRect/>
                    <a:stretch>
                      <a:fillRect/>
                    </a:stretch>
                  </pic:blipFill>
                  <pic:spPr>
                    <a:xfrm>
                      <a:off x="0" y="0"/>
                      <a:ext cx="5712750" cy="1180207"/>
                    </a:xfrm>
                    <a:prstGeom prst="rect">
                      <a:avLst/>
                    </a:prstGeom>
                    <a:ln/>
                  </pic:spPr>
                </pic:pic>
              </a:graphicData>
            </a:graphic>
          </wp:inline>
        </w:drawing>
      </w:r>
    </w:p>
    <w:p w:rsidR="00B73D65" w:rsidP="00B73D65" w:rsidRDefault="0069136F" w14:paraId="5B96D3AE" w14:textId="77777777">
      <w:pPr>
        <w:ind w:left="-141"/>
        <w:jc w:val="both"/>
        <w:rPr>
          <w:sz w:val="28"/>
          <w:szCs w:val="28"/>
          <w:highlight w:val="white"/>
        </w:rPr>
      </w:pPr>
      <w:r w:rsidRPr="0069136F">
        <w:rPr>
          <w:sz w:val="28"/>
          <w:szCs w:val="28"/>
          <w:highlight w:val="white"/>
        </w:rPr>
        <w:t>The percentage after removing row approximately 0.89%</w:t>
      </w:r>
    </w:p>
    <w:p w:rsidR="00B73D65" w:rsidP="00B73D65" w:rsidRDefault="0069136F" w14:paraId="554B27F2" w14:textId="4AE81523">
      <w:pPr>
        <w:ind w:left="-141"/>
        <w:rPr>
          <w:sz w:val="28"/>
          <w:szCs w:val="28"/>
          <w:highlight w:val="white"/>
        </w:rPr>
      </w:pPr>
      <w:r w:rsidRPr="0069136F">
        <w:rPr>
          <w:sz w:val="28"/>
          <w:szCs w:val="28"/>
          <w:highlight w:val="white"/>
        </w:rPr>
        <w:t>Next, we created a histogram visualization to compare the distribution of the 'training_hours' column between the original DataFrame 'df' and the DataFrame 'new_df' after applying the CCA using the source code below</w:t>
      </w:r>
      <w:r w:rsidRPr="0069136F" w:rsidR="561F3D6C">
        <w:rPr>
          <w:sz w:val="28"/>
          <w:szCs w:val="28"/>
          <w:highlight w:val="white"/>
        </w:rPr>
        <w:t>:</w:t>
      </w:r>
      <w:r w:rsidRPr="0069136F">
        <w:rPr>
          <w:sz w:val="28"/>
          <w:szCs w:val="28"/>
          <w:highlight w:val="white"/>
        </w:rPr>
        <w:br/>
      </w:r>
      <w:r w:rsidRPr="0069136F">
        <w:rPr>
          <w:noProof/>
          <w:sz w:val="28"/>
          <w:szCs w:val="28"/>
          <w:highlight w:val="white"/>
        </w:rPr>
        <w:drawing>
          <wp:inline distT="114300" distB="114300" distL="114300" distR="114300" wp14:anchorId="0C748D4A" wp14:editId="6E5D1111">
            <wp:extent cx="5541300" cy="1854057"/>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541300" cy="1854057"/>
                    </a:xfrm>
                    <a:prstGeom prst="rect">
                      <a:avLst/>
                    </a:prstGeom>
                    <a:ln/>
                  </pic:spPr>
                </pic:pic>
              </a:graphicData>
            </a:graphic>
          </wp:inline>
        </w:drawing>
      </w:r>
      <w:r w:rsidRPr="0069136F">
        <w:rPr>
          <w:sz w:val="28"/>
          <w:szCs w:val="28"/>
          <w:highlight w:val="white"/>
        </w:rPr>
        <w:t>Then we have the result:</w:t>
      </w:r>
      <w:r w:rsidRPr="0069136F">
        <w:rPr>
          <w:sz w:val="28"/>
          <w:szCs w:val="28"/>
          <w:highlight w:val="white"/>
        </w:rPr>
        <w:br/>
      </w:r>
      <w:r w:rsidRPr="0069136F">
        <w:rPr>
          <w:noProof/>
          <w:sz w:val="28"/>
          <w:szCs w:val="28"/>
          <w:highlight w:val="white"/>
        </w:rPr>
        <w:drawing>
          <wp:inline distT="114300" distB="114300" distL="114300" distR="114300" wp14:anchorId="0364BA6E" wp14:editId="7D6BC37C">
            <wp:extent cx="5231130" cy="3462391"/>
            <wp:effectExtent l="0" t="0" r="0" b="0"/>
            <wp:docPr id="9" name="Picture 9" descr="A green and red graph&#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6.png" descr="A green and red graph&#10;&#10;Description automatically generated"/>
                    <pic:cNvPicPr preferRelativeResize="0"/>
                  </pic:nvPicPr>
                  <pic:blipFill>
                    <a:blip r:embed="rId15"/>
                    <a:srcRect/>
                    <a:stretch>
                      <a:fillRect/>
                    </a:stretch>
                  </pic:blipFill>
                  <pic:spPr>
                    <a:xfrm>
                      <a:off x="0" y="0"/>
                      <a:ext cx="5231130" cy="3462391"/>
                    </a:xfrm>
                    <a:prstGeom prst="rect">
                      <a:avLst/>
                    </a:prstGeom>
                    <a:ln/>
                  </pic:spPr>
                </pic:pic>
              </a:graphicData>
            </a:graphic>
          </wp:inline>
        </w:drawing>
      </w:r>
    </w:p>
    <w:p w:rsidR="00B73D65" w:rsidP="644D55F0" w:rsidRDefault="60CF3155" w14:paraId="1511BEEF" w14:textId="20D53BAA">
      <w:pPr>
        <w:ind w:left="-141"/>
        <w:rPr>
          <w:sz w:val="28"/>
          <w:szCs w:val="28"/>
          <w:highlight w:val="white"/>
        </w:rPr>
      </w:pPr>
      <w:r>
        <w:rPr>
          <w:noProof/>
        </w:rPr>
        <w:drawing>
          <wp:inline distT="0" distB="0" distL="0" distR="0" wp14:anchorId="0400B217" wp14:editId="35105979">
            <wp:extent cx="5629372" cy="2370138"/>
            <wp:effectExtent l="0" t="0" r="0" b="0"/>
            <wp:docPr id="490637674" name="Picture 490637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29372" cy="2370138"/>
                    </a:xfrm>
                    <a:prstGeom prst="rect">
                      <a:avLst/>
                    </a:prstGeom>
                  </pic:spPr>
                </pic:pic>
              </a:graphicData>
            </a:graphic>
          </wp:inline>
        </w:drawing>
      </w:r>
    </w:p>
    <w:p w:rsidR="00B73D65" w:rsidP="644D55F0" w:rsidRDefault="0069136F" w14:paraId="30FC2CD7" w14:textId="60CB1B02">
      <w:pPr>
        <w:ind w:left="-141"/>
        <w:rPr>
          <w:sz w:val="28"/>
          <w:szCs w:val="28"/>
          <w:highlight w:val="white"/>
        </w:rPr>
      </w:pPr>
      <w:r w:rsidRPr="77F2F92E">
        <w:rPr>
          <w:sz w:val="28"/>
          <w:szCs w:val="28"/>
          <w:highlight w:val="white"/>
        </w:rPr>
        <w:t>The histogram plots appear to be nearly identical, with the green bars representing the 'new_df' (data after CCA imputation) and the red bars representing the 'df' (original data).</w:t>
      </w:r>
    </w:p>
    <w:p w:rsidR="77F2F92E" w:rsidP="77F2F92E" w:rsidRDefault="77F2F92E" w14:paraId="1AB7069B" w14:textId="37651762">
      <w:pPr>
        <w:ind w:left="-141"/>
        <w:rPr>
          <w:sz w:val="28"/>
          <w:szCs w:val="28"/>
          <w:highlight w:val="white"/>
        </w:rPr>
      </w:pPr>
    </w:p>
    <w:p w:rsidRPr="0069136F" w:rsidR="0069136F" w:rsidP="77F2F92E" w:rsidRDefault="0069136F" w14:paraId="1DEF974D" w14:textId="03CA49AF">
      <w:pPr>
        <w:ind w:left="-141"/>
        <w:rPr>
          <w:sz w:val="28"/>
          <w:szCs w:val="28"/>
          <w:highlight w:val="white"/>
        </w:rPr>
      </w:pPr>
      <w:r w:rsidRPr="0069136F">
        <w:rPr>
          <w:sz w:val="28"/>
          <w:szCs w:val="28"/>
          <w:highlight w:val="white"/>
        </w:rPr>
        <w:t xml:space="preserve">And we </w:t>
      </w:r>
      <w:r w:rsidRPr="0069136F" w:rsidR="7ACFDE7C">
        <w:rPr>
          <w:sz w:val="28"/>
          <w:szCs w:val="28"/>
          <w:highlight w:val="white"/>
        </w:rPr>
        <w:t>do the same</w:t>
      </w:r>
      <w:r w:rsidRPr="0069136F">
        <w:rPr>
          <w:sz w:val="28"/>
          <w:szCs w:val="28"/>
          <w:highlight w:val="white"/>
        </w:rPr>
        <w:t xml:space="preserve"> with other attributes:</w:t>
      </w:r>
    </w:p>
    <w:p w:rsidRPr="0069136F" w:rsidR="0069136F" w:rsidP="00B73D65" w:rsidRDefault="0069136F" w14:paraId="4FBFC158" w14:textId="60AE711F">
      <w:pPr>
        <w:ind w:left="-141"/>
        <w:rPr>
          <w:sz w:val="28"/>
          <w:szCs w:val="28"/>
          <w:highlight w:val="white"/>
        </w:rPr>
      </w:pPr>
      <w:r w:rsidRPr="0069136F">
        <w:rPr>
          <w:sz w:val="28"/>
          <w:szCs w:val="28"/>
          <w:highlight w:val="white"/>
        </w:rPr>
        <w:br/>
      </w:r>
      <w:r w:rsidRPr="0069136F">
        <w:rPr>
          <w:noProof/>
          <w:sz w:val="28"/>
          <w:szCs w:val="28"/>
          <w:highlight w:val="white"/>
        </w:rPr>
        <w:drawing>
          <wp:inline distT="114300" distB="114300" distL="114300" distR="114300" wp14:anchorId="19026160" wp14:editId="1F195E1A">
            <wp:extent cx="5926974" cy="3034030"/>
            <wp:effectExtent l="0" t="0" r="4445" b="1270"/>
            <wp:docPr id="3" name="Picture 3" descr="A graph with green and red bars&#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7.png" descr="A graph with green and red bars&#10;&#10;Description automatically generated"/>
                    <pic:cNvPicPr preferRelativeResize="0"/>
                  </pic:nvPicPr>
                  <pic:blipFill>
                    <a:blip r:embed="rId17"/>
                    <a:srcRect/>
                    <a:stretch>
                      <a:fillRect/>
                    </a:stretch>
                  </pic:blipFill>
                  <pic:spPr>
                    <a:xfrm>
                      <a:off x="0" y="0"/>
                      <a:ext cx="5926974" cy="3034030"/>
                    </a:xfrm>
                    <a:prstGeom prst="rect">
                      <a:avLst/>
                    </a:prstGeom>
                    <a:ln/>
                  </pic:spPr>
                </pic:pic>
              </a:graphicData>
            </a:graphic>
          </wp:inline>
        </w:drawing>
      </w:r>
      <w:r w:rsidRPr="0069136F">
        <w:rPr>
          <w:sz w:val="28"/>
          <w:szCs w:val="28"/>
          <w:highlight w:val="white"/>
        </w:rPr>
        <w:tab/>
      </w:r>
      <w:r w:rsidRPr="0069136F">
        <w:rPr>
          <w:sz w:val="28"/>
          <w:szCs w:val="28"/>
          <w:highlight w:val="white"/>
        </w:rPr>
        <w:tab/>
      </w:r>
      <w:r w:rsidRPr="0069136F">
        <w:rPr>
          <w:sz w:val="28"/>
          <w:szCs w:val="28"/>
          <w:highlight w:val="white"/>
        </w:rPr>
        <w:tab/>
      </w:r>
      <w:r w:rsidRPr="0069136F" w:rsidR="146F7FE0">
        <w:rPr>
          <w:sz w:val="28"/>
          <w:szCs w:val="28"/>
          <w:highlight w:val="white"/>
        </w:rPr>
        <w:t xml:space="preserve">   </w:t>
      </w:r>
      <w:r w:rsidRPr="0069136F">
        <w:rPr>
          <w:sz w:val="28"/>
          <w:szCs w:val="28"/>
          <w:highlight w:val="white"/>
        </w:rPr>
        <w:t>Figure 4: city_development_index</w:t>
      </w:r>
      <w:r w:rsidRPr="0069136F" w:rsidR="00F8C165">
        <w:rPr>
          <w:sz w:val="28"/>
          <w:szCs w:val="28"/>
          <w:highlight w:val="white"/>
        </w:rPr>
        <w:t>(1)</w:t>
      </w:r>
    </w:p>
    <w:p w:rsidR="644D55F0" w:rsidP="644D55F0" w:rsidRDefault="644D55F0" w14:paraId="06F96A52" w14:textId="4FC92984">
      <w:pPr>
        <w:ind w:left="-141"/>
        <w:jc w:val="both"/>
        <w:rPr>
          <w:sz w:val="28"/>
          <w:szCs w:val="28"/>
          <w:highlight w:val="white"/>
        </w:rPr>
      </w:pPr>
    </w:p>
    <w:p w:rsidR="22FD5D86" w:rsidP="644D55F0" w:rsidRDefault="22FD5D86" w14:paraId="3E6B5A96" w14:textId="4A29F46A">
      <w:pPr>
        <w:ind w:left="-141"/>
        <w:jc w:val="both"/>
      </w:pPr>
      <w:r>
        <w:rPr>
          <w:noProof/>
        </w:rPr>
        <w:drawing>
          <wp:inline distT="0" distB="0" distL="0" distR="0" wp14:anchorId="4E56418D" wp14:editId="3F638BBA">
            <wp:extent cx="5871728" cy="2406885"/>
            <wp:effectExtent l="0" t="0" r="0" b="0"/>
            <wp:docPr id="1997916353" name="Picture 1997916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7916353"/>
                    <pic:cNvPicPr/>
                  </pic:nvPicPr>
                  <pic:blipFill>
                    <a:blip r:embed="rId18">
                      <a:extLst>
                        <a:ext uri="{28A0092B-C50C-407E-A947-70E740481C1C}">
                          <a14:useLocalDpi xmlns:a14="http://schemas.microsoft.com/office/drawing/2010/main" val="0"/>
                        </a:ext>
                      </a:extLst>
                    </a:blip>
                    <a:stretch>
                      <a:fillRect/>
                    </a:stretch>
                  </pic:blipFill>
                  <pic:spPr>
                    <a:xfrm>
                      <a:off x="0" y="0"/>
                      <a:ext cx="5871728" cy="2406885"/>
                    </a:xfrm>
                    <a:prstGeom prst="rect">
                      <a:avLst/>
                    </a:prstGeom>
                  </pic:spPr>
                </pic:pic>
              </a:graphicData>
            </a:graphic>
          </wp:inline>
        </w:drawing>
      </w:r>
    </w:p>
    <w:p w:rsidR="22FD5D86" w:rsidP="644D55F0" w:rsidRDefault="22FD5D86" w14:paraId="17052462" w14:textId="383B1DF4">
      <w:pPr>
        <w:ind w:left="-141"/>
        <w:jc w:val="both"/>
        <w:rPr>
          <w:sz w:val="28"/>
          <w:szCs w:val="28"/>
          <w:highlight w:val="white"/>
        </w:rPr>
      </w:pPr>
      <w:r w:rsidRPr="644D55F0">
        <w:rPr>
          <w:sz w:val="28"/>
          <w:szCs w:val="28"/>
          <w:highlight w:val="white"/>
        </w:rPr>
        <w:t xml:space="preserve">                                Figure 5: city_development_index(2)</w:t>
      </w:r>
    </w:p>
    <w:p w:rsidR="644D55F0" w:rsidP="644D55F0" w:rsidRDefault="644D55F0" w14:paraId="672C3773" w14:textId="46086302">
      <w:pPr>
        <w:ind w:left="-141"/>
        <w:jc w:val="both"/>
        <w:rPr>
          <w:sz w:val="28"/>
          <w:szCs w:val="28"/>
          <w:highlight w:val="white"/>
        </w:rPr>
      </w:pPr>
    </w:p>
    <w:p w:rsidRPr="0069136F" w:rsidR="0069136F" w:rsidP="00B73D65" w:rsidRDefault="0069136F" w14:paraId="2C4DE1C1" w14:textId="30016D22">
      <w:pPr>
        <w:ind w:left="-141"/>
        <w:jc w:val="both"/>
        <w:rPr>
          <w:sz w:val="28"/>
          <w:szCs w:val="28"/>
          <w:highlight w:val="white"/>
        </w:rPr>
      </w:pPr>
      <w:r w:rsidRPr="0069136F">
        <w:rPr>
          <w:sz w:val="28"/>
          <w:szCs w:val="28"/>
          <w:highlight w:val="white"/>
        </w:rPr>
        <w:br/>
      </w:r>
      <w:r w:rsidRPr="0069136F">
        <w:rPr>
          <w:noProof/>
          <w:sz w:val="28"/>
          <w:szCs w:val="28"/>
          <w:highlight w:val="white"/>
        </w:rPr>
        <w:drawing>
          <wp:inline distT="114300" distB="114300" distL="114300" distR="114300" wp14:anchorId="7635B7C9" wp14:editId="05D88672">
            <wp:extent cx="5655600" cy="4305300"/>
            <wp:effectExtent l="0" t="0" r="0" b="0"/>
            <wp:docPr id="18" name="Picture 18"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2.png" descr="A screenshot of a computer program&#10;&#10;Description automatically generated"/>
                    <pic:cNvPicPr preferRelativeResize="0"/>
                  </pic:nvPicPr>
                  <pic:blipFill>
                    <a:blip r:embed="rId19"/>
                    <a:srcRect/>
                    <a:stretch>
                      <a:fillRect/>
                    </a:stretch>
                  </pic:blipFill>
                  <pic:spPr>
                    <a:xfrm>
                      <a:off x="0" y="0"/>
                      <a:ext cx="5655600" cy="4305300"/>
                    </a:xfrm>
                    <a:prstGeom prst="rect">
                      <a:avLst/>
                    </a:prstGeom>
                    <a:ln/>
                  </pic:spPr>
                </pic:pic>
              </a:graphicData>
            </a:graphic>
          </wp:inline>
        </w:drawing>
      </w:r>
    </w:p>
    <w:p w:rsidRPr="0069136F" w:rsidR="0069136F" w:rsidP="644D55F0" w:rsidRDefault="7DF9F51A" w14:paraId="51E359E3" w14:textId="3DB38FC0">
      <w:pPr>
        <w:ind w:left="-141"/>
        <w:jc w:val="both"/>
        <w:rPr>
          <w:sz w:val="28"/>
          <w:szCs w:val="28"/>
          <w:highlight w:val="white"/>
        </w:rPr>
      </w:pPr>
      <w:r w:rsidRPr="0069136F">
        <w:rPr>
          <w:sz w:val="28"/>
          <w:szCs w:val="28"/>
          <w:highlight w:val="white"/>
        </w:rPr>
        <w:t xml:space="preserve">            </w:t>
      </w:r>
      <w:r w:rsidRPr="0069136F" w:rsidR="0069136F">
        <w:rPr>
          <w:sz w:val="28"/>
          <w:szCs w:val="28"/>
          <w:highlight w:val="white"/>
        </w:rPr>
        <w:t>Figure</w:t>
      </w:r>
      <w:r w:rsidRPr="0069136F" w:rsidR="6AA493BC">
        <w:rPr>
          <w:sz w:val="28"/>
          <w:szCs w:val="28"/>
          <w:highlight w:val="white"/>
        </w:rPr>
        <w:t xml:space="preserve"> 5</w:t>
      </w:r>
      <w:r w:rsidRPr="0069136F" w:rsidR="0069136F">
        <w:rPr>
          <w:sz w:val="28"/>
          <w:szCs w:val="28"/>
          <w:highlight w:val="white"/>
        </w:rPr>
        <w:t xml:space="preserve">: comparison </w:t>
      </w:r>
      <w:r w:rsidRPr="0069136F" w:rsidR="0F349FB3">
        <w:rPr>
          <w:sz w:val="28"/>
          <w:szCs w:val="28"/>
          <w:highlight w:val="white"/>
        </w:rPr>
        <w:t xml:space="preserve">in ‘educational_level’ </w:t>
      </w:r>
      <w:r w:rsidRPr="0069136F" w:rsidR="0069136F">
        <w:rPr>
          <w:sz w:val="28"/>
          <w:szCs w:val="28"/>
          <w:highlight w:val="white"/>
        </w:rPr>
        <w:t>after using CCA</w:t>
      </w:r>
    </w:p>
    <w:p w:rsidR="644D55F0" w:rsidP="644D55F0" w:rsidRDefault="644D55F0" w14:paraId="67084715" w14:textId="7A98D1C0">
      <w:pPr>
        <w:ind w:left="-141"/>
        <w:jc w:val="both"/>
        <w:rPr>
          <w:sz w:val="28"/>
          <w:szCs w:val="28"/>
          <w:highlight w:val="white"/>
        </w:rPr>
      </w:pPr>
    </w:p>
    <w:p w:rsidRPr="0069136F" w:rsidR="0069136F" w:rsidP="644D55F0" w:rsidRDefault="583ACE57" w14:paraId="5E4CB846" w14:textId="5FE312E3">
      <w:pPr>
        <w:ind w:left="-141"/>
        <w:jc w:val="both"/>
        <w:rPr>
          <w:sz w:val="28"/>
          <w:szCs w:val="28"/>
          <w:highlight w:val="white"/>
        </w:rPr>
      </w:pPr>
      <w:r w:rsidRPr="644D55F0">
        <w:rPr>
          <w:sz w:val="28"/>
          <w:szCs w:val="28"/>
          <w:highlight w:val="white"/>
        </w:rPr>
        <w:t xml:space="preserve">Finally, applying CCA method </w:t>
      </w:r>
      <w:r w:rsidRPr="644D55F0" w:rsidR="50128A48">
        <w:rPr>
          <w:sz w:val="28"/>
          <w:szCs w:val="28"/>
          <w:highlight w:val="white"/>
        </w:rPr>
        <w:t>for all</w:t>
      </w:r>
      <w:r w:rsidRPr="644D55F0">
        <w:rPr>
          <w:sz w:val="28"/>
          <w:szCs w:val="28"/>
          <w:highlight w:val="white"/>
        </w:rPr>
        <w:t xml:space="preserve"> the data set</w:t>
      </w:r>
      <w:r w:rsidRPr="644D55F0" w:rsidR="1FB9DB59">
        <w:rPr>
          <w:sz w:val="28"/>
          <w:szCs w:val="28"/>
          <w:highlight w:val="white"/>
        </w:rPr>
        <w:t>.</w:t>
      </w:r>
    </w:p>
    <w:p w:rsidRPr="0069136F" w:rsidR="0069136F" w:rsidP="00B73D65" w:rsidRDefault="0069136F" w14:paraId="5ACF3A3A" w14:textId="118CBFD2">
      <w:pPr>
        <w:ind w:left="-141"/>
        <w:jc w:val="both"/>
        <w:rPr>
          <w:sz w:val="28"/>
          <w:szCs w:val="28"/>
          <w:highlight w:val="white"/>
        </w:rPr>
      </w:pPr>
      <w:r w:rsidRPr="644D55F0">
        <w:rPr>
          <w:sz w:val="28"/>
          <w:szCs w:val="28"/>
          <w:highlight w:val="white"/>
        </w:rPr>
        <w:t>The performance of the CCA Imputation method was evaluated in conjunction with other missing data handling techniques to gauge its effic</w:t>
      </w:r>
      <w:r w:rsidRPr="644D55F0" w:rsidR="35105979">
        <w:rPr>
          <w:sz w:val="28"/>
          <w:szCs w:val="28"/>
          <w:highlight w:val="white"/>
        </w:rPr>
        <w:t>ien</w:t>
      </w:r>
      <w:r w:rsidRPr="644D55F0">
        <w:rPr>
          <w:sz w:val="28"/>
          <w:szCs w:val="28"/>
          <w:highlight w:val="white"/>
        </w:rPr>
        <w:t>cy and appropriateness for our specific dataset and analytical objectives.</w:t>
      </w:r>
    </w:p>
    <w:p w:rsidRPr="0069136F" w:rsidR="0069136F" w:rsidP="00B73D65" w:rsidRDefault="0069136F" w14:paraId="54CD245A" w14:textId="77777777">
      <w:pPr>
        <w:ind w:left="-141"/>
        <w:jc w:val="both"/>
        <w:rPr>
          <w:sz w:val="28"/>
          <w:szCs w:val="28"/>
          <w:highlight w:val="white"/>
        </w:rPr>
      </w:pPr>
    </w:p>
    <w:p w:rsidR="00BF6EC8" w:rsidP="00BF6EC8" w:rsidRDefault="0069136F" w14:paraId="3F193F08" w14:textId="77777777">
      <w:pPr>
        <w:ind w:left="-141"/>
        <w:jc w:val="both"/>
        <w:rPr>
          <w:bCs/>
          <w:sz w:val="28"/>
          <w:szCs w:val="28"/>
          <w:highlight w:val="white"/>
        </w:rPr>
      </w:pPr>
      <w:r w:rsidRPr="0069136F">
        <w:rPr>
          <w:b/>
          <w:sz w:val="28"/>
          <w:szCs w:val="28"/>
          <w:highlight w:val="white"/>
        </w:rPr>
        <w:t xml:space="preserve">3.2. </w:t>
      </w:r>
      <w:r w:rsidRPr="00BF6EC8">
        <w:rPr>
          <w:b/>
          <w:sz w:val="28"/>
          <w:szCs w:val="28"/>
          <w:highlight w:val="white"/>
        </w:rPr>
        <w:t>Multivariate imputation:</w:t>
      </w:r>
    </w:p>
    <w:p w:rsidRPr="00BF6EC8" w:rsidR="0069136F" w:rsidP="00BF6EC8" w:rsidRDefault="0069136F" w14:paraId="1CDA50F7" w14:textId="75790748">
      <w:pPr>
        <w:ind w:left="-141"/>
        <w:jc w:val="both"/>
        <w:rPr>
          <w:bCs/>
          <w:sz w:val="28"/>
          <w:szCs w:val="28"/>
          <w:highlight w:val="white"/>
        </w:rPr>
      </w:pPr>
      <w:r w:rsidRPr="0069136F">
        <w:rPr>
          <w:sz w:val="28"/>
          <w:szCs w:val="28"/>
          <w:highlight w:val="white"/>
        </w:rPr>
        <w:t>Missing data can arise due to various reasons, such as survey non-response, data entry errors, or technical issues. To address this issue, researchers and data scientists have developed different techniques for imputing missing values. One such powerful approach is multivariate imputation, which leverages the relationships between variables to fill in the missing data. In this report, we will explore two popular methods o</w:t>
      </w:r>
      <w:r w:rsidR="00BF6EC8">
        <w:rPr>
          <w:sz w:val="28"/>
          <w:szCs w:val="28"/>
          <w:highlight w:val="white"/>
          <w:lang w:val="vi-VN"/>
        </w:rPr>
        <w:t xml:space="preserve">f </w:t>
      </w:r>
      <w:r w:rsidRPr="0069136F">
        <w:rPr>
          <w:sz w:val="28"/>
          <w:szCs w:val="28"/>
          <w:highlight w:val="white"/>
        </w:rPr>
        <w:t>multivariate imputation: K-Nearest Neighbors (KNN) imputation and Iterative imputation.</w:t>
      </w:r>
    </w:p>
    <w:p w:rsidRPr="0069136F" w:rsidR="00BF6EC8" w:rsidP="00B73D65" w:rsidRDefault="00BF6EC8" w14:paraId="7670444A" w14:textId="77777777">
      <w:pPr>
        <w:ind w:left="-141"/>
        <w:jc w:val="both"/>
        <w:rPr>
          <w:sz w:val="28"/>
          <w:szCs w:val="28"/>
          <w:highlight w:val="white"/>
        </w:rPr>
      </w:pPr>
    </w:p>
    <w:p w:rsidR="00BF6EC8" w:rsidP="644D55F0" w:rsidRDefault="0069136F" w14:paraId="71C1C9DD" w14:textId="06F25BEC">
      <w:pPr>
        <w:ind w:left="-141"/>
        <w:jc w:val="both"/>
        <w:rPr>
          <w:b/>
          <w:bCs/>
          <w:sz w:val="28"/>
          <w:szCs w:val="28"/>
          <w:highlight w:val="white"/>
        </w:rPr>
      </w:pPr>
      <w:r w:rsidRPr="644D55F0">
        <w:rPr>
          <w:b/>
          <w:bCs/>
          <w:sz w:val="28"/>
          <w:szCs w:val="28"/>
          <w:highlight w:val="white"/>
        </w:rPr>
        <w:t>3.2.1. KNN imputation</w:t>
      </w:r>
    </w:p>
    <w:p w:rsidRPr="00BF6EC8" w:rsidR="0069136F" w:rsidP="644D55F0" w:rsidRDefault="0069136F" w14:paraId="5EFB3198" w14:textId="22E19EF4">
      <w:pPr>
        <w:ind w:left="-141"/>
        <w:jc w:val="both"/>
        <w:rPr>
          <w:b/>
          <w:bCs/>
          <w:sz w:val="28"/>
          <w:szCs w:val="28"/>
          <w:highlight w:val="white"/>
        </w:rPr>
      </w:pPr>
      <w:r w:rsidRPr="644D55F0">
        <w:rPr>
          <w:sz w:val="28"/>
          <w:szCs w:val="28"/>
          <w:highlight w:val="white"/>
        </w:rPr>
        <w:t>K-Nearest Neighbors imputation is a simp</w:t>
      </w:r>
      <w:r w:rsidRPr="644D55F0" w:rsidR="76A39904">
        <w:rPr>
          <w:sz w:val="28"/>
          <w:szCs w:val="28"/>
          <w:highlight w:val="white"/>
        </w:rPr>
        <w:t>l</w:t>
      </w:r>
      <w:r w:rsidRPr="644D55F0">
        <w:rPr>
          <w:sz w:val="28"/>
          <w:szCs w:val="28"/>
          <w:highlight w:val="white"/>
        </w:rPr>
        <w:t>e yet effective technique for filling in missing values in a dataset. The basic idea behind KNN imputation is to use the values of "k" nearest neighbors of a data point with missing values to estimate the missing entry. In this method, the similarity between data points is determined using distance metrics such as Euclidean distance or Manhattan distance. The "k" nearest data points to the one with missing values are then used to calculate a weighted average or majority vote to impute the missing value.</w:t>
      </w:r>
    </w:p>
    <w:p w:rsidRPr="0069136F" w:rsidR="0069136F" w:rsidP="00B73D65" w:rsidRDefault="0069136F" w14:paraId="26F89556" w14:textId="77777777">
      <w:pPr>
        <w:spacing w:before="240" w:after="240"/>
        <w:ind w:left="-141"/>
        <w:jc w:val="both"/>
        <w:rPr>
          <w:sz w:val="28"/>
          <w:szCs w:val="28"/>
          <w:highlight w:val="white"/>
        </w:rPr>
      </w:pPr>
      <w:r w:rsidRPr="0069136F">
        <w:rPr>
          <w:sz w:val="28"/>
          <w:szCs w:val="28"/>
          <w:highlight w:val="white"/>
        </w:rPr>
        <w:t>In order to determine which data points are closest to a given query point, the distance between the query point and the other data points will need to be calculated. These distance metrics help to form decision boundaries, which partitions query points into different regions. You commonly will see decision boundaries visualized with Voronoi diagrams.</w:t>
      </w:r>
    </w:p>
    <w:p w:rsidRPr="0069136F" w:rsidR="0069136F" w:rsidP="00B73D65" w:rsidRDefault="0069136F" w14:paraId="09DB15BB" w14:textId="77777777">
      <w:pPr>
        <w:spacing w:before="240" w:after="240"/>
        <w:ind w:left="-141"/>
        <w:jc w:val="both"/>
        <w:rPr>
          <w:sz w:val="28"/>
          <w:szCs w:val="28"/>
          <w:highlight w:val="white"/>
        </w:rPr>
      </w:pPr>
      <w:r w:rsidRPr="0069136F">
        <w:rPr>
          <w:sz w:val="28"/>
          <w:szCs w:val="28"/>
          <w:highlight w:val="white"/>
        </w:rPr>
        <w:t>While there are several distance measures that you can choose from, this article will only cover the following:</w:t>
      </w:r>
    </w:p>
    <w:p w:rsidRPr="0069136F" w:rsidR="0069136F" w:rsidP="00B73D65" w:rsidRDefault="0069136F" w14:paraId="7BC1A70E" w14:textId="77777777">
      <w:pPr>
        <w:spacing w:before="240" w:after="240"/>
        <w:ind w:left="-141"/>
        <w:jc w:val="both"/>
        <w:rPr>
          <w:sz w:val="28"/>
          <w:szCs w:val="28"/>
          <w:highlight w:val="white"/>
        </w:rPr>
      </w:pPr>
      <w:r w:rsidRPr="0069136F">
        <w:rPr>
          <w:color w:val="222222"/>
          <w:sz w:val="28"/>
          <w:szCs w:val="28"/>
          <w:highlight w:val="white"/>
        </w:rPr>
        <w:t>In the presence of missing coordinates, the Euclidean distance is calculated by ignoring the missing values and scaling up the weight of the non-missing coordinates.</w:t>
      </w:r>
    </w:p>
    <w:p w:rsidRPr="0069136F" w:rsidR="0069136F" w:rsidP="644D55F0" w:rsidRDefault="0069136F" w14:paraId="377CA027" w14:textId="300877A2">
      <w:pPr>
        <w:shd w:val="clear" w:color="auto" w:fill="FFFFFF" w:themeFill="background1"/>
        <w:spacing w:after="240" w:line="440" w:lineRule="auto"/>
        <w:ind w:left="-141"/>
        <w:jc w:val="both"/>
        <w:rPr>
          <w:sz w:val="28"/>
          <w:szCs w:val="28"/>
          <w:highlight w:val="white"/>
        </w:rPr>
      </w:pPr>
      <w:r w:rsidRPr="0069136F">
        <w:rPr>
          <w:noProof/>
          <w:color w:val="222222"/>
          <w:sz w:val="28"/>
          <w:szCs w:val="28"/>
          <w:highlight w:val="white"/>
        </w:rPr>
        <w:drawing>
          <wp:inline distT="114300" distB="114300" distL="114300" distR="114300" wp14:anchorId="5EAA7098" wp14:editId="4BAE655D">
            <wp:extent cx="5731200" cy="2794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731200" cy="279400"/>
                    </a:xfrm>
                    <a:prstGeom prst="rect">
                      <a:avLst/>
                    </a:prstGeom>
                    <a:ln/>
                  </pic:spPr>
                </pic:pic>
              </a:graphicData>
            </a:graphic>
          </wp:inline>
        </w:drawing>
      </w:r>
    </w:p>
    <w:p w:rsidRPr="0069136F" w:rsidR="0069136F" w:rsidP="644D55F0" w:rsidRDefault="0069136F" w14:paraId="53FF8546" w14:textId="300877A2">
      <w:pPr>
        <w:shd w:val="clear" w:color="auto" w:fill="FFFFFF" w:themeFill="background1"/>
        <w:spacing w:after="240" w:line="440" w:lineRule="auto"/>
        <w:ind w:left="-141"/>
        <w:jc w:val="both"/>
        <w:rPr>
          <w:sz w:val="28"/>
          <w:szCs w:val="28"/>
          <w:highlight w:val="white"/>
        </w:rPr>
      </w:pPr>
      <w:r w:rsidRPr="0069136F">
        <w:rPr>
          <w:color w:val="222222"/>
          <w:sz w:val="28"/>
          <w:szCs w:val="28"/>
          <w:highlight w:val="white"/>
        </w:rPr>
        <w:t xml:space="preserve">where, </w:t>
      </w:r>
      <w:r w:rsidRPr="0069136F">
        <w:rPr>
          <w:noProof/>
          <w:color w:val="222222"/>
          <w:sz w:val="28"/>
          <w:szCs w:val="28"/>
          <w:highlight w:val="white"/>
        </w:rPr>
        <w:drawing>
          <wp:inline distT="114300" distB="114300" distL="114300" distR="114300" wp14:anchorId="7C737B12" wp14:editId="75455D05">
            <wp:extent cx="5731200" cy="673100"/>
            <wp:effectExtent l="0" t="0" r="0" b="0"/>
            <wp:docPr id="4" name="Picture 4" descr="A black text with a black lin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black text with a black line&#10;&#10;Description automatically generated"/>
                    <pic:cNvPicPr preferRelativeResize="0"/>
                  </pic:nvPicPr>
                  <pic:blipFill>
                    <a:blip r:embed="rId21"/>
                    <a:srcRect/>
                    <a:stretch>
                      <a:fillRect/>
                    </a:stretch>
                  </pic:blipFill>
                  <pic:spPr>
                    <a:xfrm>
                      <a:off x="0" y="0"/>
                      <a:ext cx="5731200" cy="673100"/>
                    </a:xfrm>
                    <a:prstGeom prst="rect">
                      <a:avLst/>
                    </a:prstGeom>
                    <a:ln/>
                  </pic:spPr>
                </pic:pic>
              </a:graphicData>
            </a:graphic>
          </wp:inline>
        </w:drawing>
      </w:r>
    </w:p>
    <w:p w:rsidRPr="0069136F" w:rsidR="0069136F" w:rsidP="644D55F0" w:rsidRDefault="0069136F" w14:paraId="2CFAB907" w14:textId="3E39BE26">
      <w:pPr>
        <w:shd w:val="clear" w:color="auto" w:fill="FFFFFF" w:themeFill="background1"/>
        <w:spacing w:after="240"/>
        <w:ind w:left="-141"/>
        <w:jc w:val="both"/>
        <w:rPr>
          <w:sz w:val="28"/>
          <w:szCs w:val="28"/>
          <w:highlight w:val="white"/>
        </w:rPr>
      </w:pPr>
      <w:r w:rsidRPr="644D55F0">
        <w:rPr>
          <w:sz w:val="28"/>
          <w:szCs w:val="28"/>
          <w:highlight w:val="white"/>
        </w:rPr>
        <w:t>KNN</w:t>
      </w:r>
      <w:r w:rsidRPr="644D55F0" w:rsidR="00BF6EC8">
        <w:rPr>
          <w:sz w:val="28"/>
          <w:szCs w:val="28"/>
          <w:highlight w:val="white"/>
          <w:lang w:val="vi-VN"/>
        </w:rPr>
        <w:t xml:space="preserve"> </w:t>
      </w:r>
      <w:r w:rsidRPr="644D55F0">
        <w:rPr>
          <w:sz w:val="28"/>
          <w:szCs w:val="28"/>
          <w:highlight w:val="white"/>
        </w:rPr>
        <w:t>Imputer is used to handle missing values in the dataset. Th</w:t>
      </w:r>
      <w:r w:rsidRPr="644D55F0" w:rsidR="33D15148">
        <w:rPr>
          <w:sz w:val="28"/>
          <w:szCs w:val="28"/>
          <w:highlight w:val="white"/>
        </w:rPr>
        <w:t xml:space="preserve">en </w:t>
      </w:r>
      <w:r w:rsidRPr="644D55F0">
        <w:rPr>
          <w:sz w:val="28"/>
          <w:szCs w:val="28"/>
          <w:highlight w:val="white"/>
        </w:rPr>
        <w:t>n_neighbors parameter is set to 3, which means the imputation is done based on the three nearest neighbors. The weights parameter is set to 'distance', indicating that the closer neighbors have a higher influence on the imputation. KNN imputation is a technique that replaces missing values with the weighted average of their nearest neighbors' values.</w:t>
      </w:r>
      <w:r w:rsidRPr="0069136F">
        <w:rPr>
          <w:sz w:val="28"/>
          <w:szCs w:val="28"/>
          <w:highlight w:val="white"/>
        </w:rPr>
        <w:tab/>
      </w:r>
    </w:p>
    <w:p w:rsidR="00BF6EC8" w:rsidP="00BF6EC8" w:rsidRDefault="0069136F" w14:paraId="6C6CEF8A" w14:textId="77777777">
      <w:pPr>
        <w:spacing w:before="240" w:after="240"/>
        <w:ind w:left="-141"/>
        <w:jc w:val="both"/>
        <w:rPr>
          <w:sz w:val="28"/>
          <w:szCs w:val="28"/>
          <w:highlight w:val="white"/>
          <w:lang w:val="vi-VN"/>
        </w:rPr>
      </w:pPr>
      <w:r w:rsidRPr="0069136F">
        <w:rPr>
          <w:b/>
          <w:sz w:val="28"/>
          <w:szCs w:val="28"/>
          <w:highlight w:val="white"/>
        </w:rPr>
        <w:t>3.2.2. Iterative imputation (Round-robin linear regression)</w:t>
      </w:r>
      <w:r w:rsidR="00BF6EC8">
        <w:rPr>
          <w:sz w:val="28"/>
          <w:szCs w:val="28"/>
          <w:highlight w:val="white"/>
          <w:lang w:val="vi-VN"/>
        </w:rPr>
        <w:t xml:space="preserve"> </w:t>
      </w:r>
    </w:p>
    <w:p w:rsidRPr="0069136F" w:rsidR="0069136F" w:rsidP="00BF6EC8" w:rsidRDefault="0069136F" w14:paraId="0C8DD296" w14:textId="5AD9B120">
      <w:pPr>
        <w:spacing w:before="240" w:after="240"/>
        <w:ind w:left="-141"/>
        <w:jc w:val="both"/>
        <w:rPr>
          <w:sz w:val="28"/>
          <w:szCs w:val="28"/>
          <w:highlight w:val="white"/>
        </w:rPr>
      </w:pPr>
      <w:r w:rsidRPr="0069136F">
        <w:rPr>
          <w:sz w:val="28"/>
          <w:szCs w:val="28"/>
          <w:highlight w:val="white"/>
        </w:rPr>
        <w:t>Iterative Imputation, also known as Multiple Imputation by Chained Equations (MICE), is a popular method for dealing with missing data in statistical analysis and machine learning. It is an iterative approach that imputes missing values by creating multiple imputed datasets based on the observed data. One of the techniques used within MICE is Round-Robin Linear Regression.</w:t>
      </w:r>
    </w:p>
    <w:p w:rsidRPr="0069136F" w:rsidR="0069136F" w:rsidP="00B73D65" w:rsidRDefault="0069136F" w14:paraId="455811FF" w14:textId="77777777">
      <w:pPr>
        <w:spacing w:before="240" w:after="240"/>
        <w:ind w:left="-141"/>
        <w:jc w:val="both"/>
        <w:rPr>
          <w:sz w:val="28"/>
          <w:szCs w:val="28"/>
          <w:highlight w:val="white"/>
        </w:rPr>
      </w:pPr>
      <w:r w:rsidRPr="0069136F">
        <w:rPr>
          <w:sz w:val="28"/>
          <w:szCs w:val="28"/>
          <w:highlight w:val="white"/>
        </w:rPr>
        <w:t>Iterative Imputation using Round-Robin Linear Regression is used to handle missing values in the dataset. The term "Round-Robin" implies that the imputation is done in a cyclical manner, where each column with missing values is imputed in a sequence, and the process is repeated until convergence or a predefined number of iterations. The missing values in each column are predicted using linear regression models that are trained on the available data in other columns.</w:t>
      </w:r>
    </w:p>
    <w:p w:rsidRPr="0069136F" w:rsidR="0069136F" w:rsidP="00B73D65" w:rsidRDefault="0069136F" w14:paraId="589D8F34" w14:textId="77777777">
      <w:pPr>
        <w:spacing w:before="240" w:after="240"/>
        <w:ind w:left="-141"/>
        <w:jc w:val="both"/>
        <w:rPr>
          <w:sz w:val="28"/>
          <w:szCs w:val="28"/>
          <w:highlight w:val="white"/>
        </w:rPr>
      </w:pPr>
      <w:r w:rsidRPr="0069136F">
        <w:rPr>
          <w:sz w:val="28"/>
          <w:szCs w:val="28"/>
          <w:highlight w:val="white"/>
        </w:rPr>
        <w:t>The imputation process then involves multiple iterations, where each column with missing values is sequentially imputed using linear regression models.</w:t>
      </w:r>
    </w:p>
    <w:p w:rsidRPr="0069136F" w:rsidR="0069136F" w:rsidP="00B73D65" w:rsidRDefault="0069136F" w14:paraId="05F65446" w14:textId="77777777">
      <w:pPr>
        <w:spacing w:before="240" w:after="240"/>
        <w:ind w:left="-141"/>
        <w:jc w:val="both"/>
        <w:rPr>
          <w:sz w:val="28"/>
          <w:szCs w:val="28"/>
          <w:highlight w:val="white"/>
        </w:rPr>
      </w:pPr>
      <w:r w:rsidRPr="0069136F">
        <w:rPr>
          <w:sz w:val="28"/>
          <w:szCs w:val="28"/>
          <w:highlight w:val="white"/>
        </w:rPr>
        <w:t>Data Preprocessing:</w:t>
      </w:r>
    </w:p>
    <w:p w:rsidRPr="0069136F" w:rsidR="0069136F" w:rsidP="00B73D65" w:rsidRDefault="0069136F" w14:paraId="441E9E72" w14:textId="77777777">
      <w:pPr>
        <w:spacing w:before="240" w:after="240"/>
        <w:ind w:left="-141"/>
        <w:jc w:val="both"/>
        <w:rPr>
          <w:sz w:val="28"/>
          <w:szCs w:val="28"/>
          <w:highlight w:val="white"/>
        </w:rPr>
      </w:pPr>
      <w:r w:rsidRPr="0069136F">
        <w:rPr>
          <w:sz w:val="28"/>
          <w:szCs w:val="28"/>
          <w:highlight w:val="white"/>
        </w:rPr>
        <w:t>The code drops several columns from the DataFrame using df.drop(columns=[...], inplace=True), removing unnecessary features for the analysis.</w:t>
      </w:r>
    </w:p>
    <w:p w:rsidRPr="0069136F" w:rsidR="0069136F" w:rsidP="00B73D65" w:rsidRDefault="0069136F" w14:paraId="7196D064" w14:textId="36C54AED">
      <w:pPr>
        <w:ind w:left="-141"/>
        <w:jc w:val="both"/>
        <w:rPr>
          <w:sz w:val="28"/>
          <w:szCs w:val="28"/>
          <w:highlight w:val="white"/>
        </w:rPr>
      </w:pPr>
      <w:r w:rsidRPr="0069136F">
        <w:rPr>
          <w:noProof/>
          <w:sz w:val="28"/>
          <w:szCs w:val="28"/>
          <w:highlight w:val="white"/>
        </w:rPr>
        <w:drawing>
          <wp:inline distT="114300" distB="114300" distL="114300" distR="114300" wp14:anchorId="010E6FD9" wp14:editId="21E58205">
            <wp:extent cx="4909704" cy="2019595"/>
            <wp:effectExtent l="0" t="0" r="0" b="0"/>
            <wp:docPr id="15" name="Picture 15" descr="A table with numbers and tex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0.png" descr="A table with numbers and text&#10;&#10;Description automatically generated"/>
                    <pic:cNvPicPr preferRelativeResize="0"/>
                  </pic:nvPicPr>
                  <pic:blipFill>
                    <a:blip r:embed="rId22"/>
                    <a:srcRect/>
                    <a:stretch>
                      <a:fillRect/>
                    </a:stretch>
                  </pic:blipFill>
                  <pic:spPr>
                    <a:xfrm>
                      <a:off x="0" y="0"/>
                      <a:ext cx="4909704" cy="2019595"/>
                    </a:xfrm>
                    <a:prstGeom prst="rect">
                      <a:avLst/>
                    </a:prstGeom>
                    <a:ln/>
                  </pic:spPr>
                </pic:pic>
              </a:graphicData>
            </a:graphic>
          </wp:inline>
        </w:drawing>
      </w:r>
    </w:p>
    <w:p w:rsidR="001B0772" w:rsidP="001B0772" w:rsidRDefault="001B0772" w14:paraId="65B8634F" w14:textId="77777777">
      <w:pPr>
        <w:ind w:left="-141"/>
        <w:jc w:val="both"/>
        <w:rPr>
          <w:sz w:val="28"/>
          <w:szCs w:val="28"/>
          <w:highlight w:val="white"/>
        </w:rPr>
      </w:pPr>
    </w:p>
    <w:p w:rsidR="001B0772" w:rsidP="001B0772" w:rsidRDefault="0069136F" w14:paraId="255C9658" w14:textId="6C0061E4">
      <w:pPr>
        <w:ind w:left="-141"/>
        <w:jc w:val="both"/>
        <w:rPr>
          <w:sz w:val="28"/>
          <w:szCs w:val="28"/>
          <w:highlight w:val="white"/>
        </w:rPr>
      </w:pPr>
      <w:r w:rsidRPr="0069136F">
        <w:rPr>
          <w:sz w:val="28"/>
          <w:szCs w:val="28"/>
          <w:highlight w:val="white"/>
        </w:rPr>
        <w:t>Missing Value Imputation using Linear Regression:</w:t>
      </w:r>
    </w:p>
    <w:p w:rsidRPr="0069136F" w:rsidR="0069136F" w:rsidP="001B0772" w:rsidRDefault="0069136F" w14:paraId="506214FB" w14:textId="2C6121DB">
      <w:pPr>
        <w:ind w:left="-141"/>
        <w:jc w:val="both"/>
        <w:rPr>
          <w:sz w:val="28"/>
          <w:szCs w:val="28"/>
          <w:highlight w:val="white"/>
        </w:rPr>
      </w:pPr>
      <w:r w:rsidRPr="0069136F">
        <w:rPr>
          <w:sz w:val="28"/>
          <w:szCs w:val="28"/>
          <w:highlight w:val="white"/>
        </w:rPr>
        <w:t>For each of the columns with missing values (city_development_index, experience, and training_hours), the missing values are replaced with the mean of their respective columns using fillna().</w:t>
      </w:r>
    </w:p>
    <w:p w:rsidRPr="0069136F" w:rsidR="0069136F" w:rsidP="00B73D65" w:rsidRDefault="0069136F" w14:paraId="34FF1C98" w14:textId="49D83A3E">
      <w:pPr>
        <w:ind w:left="-141"/>
        <w:jc w:val="both"/>
        <w:rPr>
          <w:sz w:val="28"/>
          <w:szCs w:val="28"/>
          <w:highlight w:val="white"/>
        </w:rPr>
      </w:pPr>
      <w:r w:rsidRPr="0069136F">
        <w:rPr>
          <w:noProof/>
          <w:sz w:val="28"/>
          <w:szCs w:val="28"/>
          <w:highlight w:val="white"/>
        </w:rPr>
        <w:drawing>
          <wp:inline distT="114300" distB="114300" distL="114300" distR="114300" wp14:anchorId="7CB9B768" wp14:editId="7BBE01F5">
            <wp:extent cx="5253038" cy="2172401"/>
            <wp:effectExtent l="0" t="0" r="0" b="0"/>
            <wp:docPr id="6" name="Picture 6" descr="A table with numbers and tex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3.png" descr="A table with numbers and text&#10;&#10;Description automatically generated"/>
                    <pic:cNvPicPr preferRelativeResize="0"/>
                  </pic:nvPicPr>
                  <pic:blipFill>
                    <a:blip r:embed="rId23"/>
                    <a:srcRect/>
                    <a:stretch>
                      <a:fillRect/>
                    </a:stretch>
                  </pic:blipFill>
                  <pic:spPr>
                    <a:xfrm>
                      <a:off x="0" y="0"/>
                      <a:ext cx="5253038" cy="2172401"/>
                    </a:xfrm>
                    <a:prstGeom prst="rect">
                      <a:avLst/>
                    </a:prstGeom>
                    <a:ln/>
                  </pic:spPr>
                </pic:pic>
              </a:graphicData>
            </a:graphic>
          </wp:inline>
        </w:drawing>
      </w:r>
    </w:p>
    <w:p w:rsidRPr="0069136F" w:rsidR="0069136F" w:rsidP="00B73D65" w:rsidRDefault="0069136F" w14:paraId="4C08B9EA" w14:textId="77777777">
      <w:pPr>
        <w:spacing w:before="240" w:after="240"/>
        <w:ind w:left="-141"/>
        <w:jc w:val="both"/>
        <w:rPr>
          <w:sz w:val="28"/>
          <w:szCs w:val="28"/>
          <w:highlight w:val="white"/>
        </w:rPr>
      </w:pPr>
      <w:r w:rsidRPr="0069136F">
        <w:rPr>
          <w:sz w:val="28"/>
          <w:szCs w:val="28"/>
          <w:highlight w:val="white"/>
        </w:rPr>
        <w:t>A random seed is set using 'np.random.seed()' to ensure reproducibility.</w:t>
      </w:r>
    </w:p>
    <w:p w:rsidRPr="0069136F" w:rsidR="0069136F" w:rsidP="00B73D65" w:rsidRDefault="0069136F" w14:paraId="6BB239DC" w14:textId="6190B1E6">
      <w:pPr>
        <w:spacing w:before="240" w:after="240"/>
        <w:ind w:left="-141"/>
        <w:jc w:val="both"/>
        <w:rPr>
          <w:sz w:val="28"/>
          <w:szCs w:val="28"/>
          <w:highlight w:val="white"/>
        </w:rPr>
      </w:pPr>
      <w:r w:rsidRPr="0069136F">
        <w:rPr>
          <w:sz w:val="28"/>
          <w:szCs w:val="28"/>
          <w:highlight w:val="white"/>
        </w:rPr>
        <w:t>A random sample of 5 rows is selected from the DataFrame using 'df.sample(5)'.</w:t>
      </w:r>
    </w:p>
    <w:p w:rsidRPr="0069136F" w:rsidR="0069136F" w:rsidP="00B73D65" w:rsidRDefault="0069136F" w14:paraId="67D1BF99" w14:textId="77777777">
      <w:pPr>
        <w:spacing w:before="240" w:after="240"/>
        <w:ind w:left="-141"/>
        <w:jc w:val="both"/>
        <w:rPr>
          <w:sz w:val="28"/>
          <w:szCs w:val="28"/>
          <w:highlight w:val="white"/>
        </w:rPr>
      </w:pPr>
      <w:r w:rsidRPr="0069136F">
        <w:rPr>
          <w:sz w:val="28"/>
          <w:szCs w:val="28"/>
          <w:highlight w:val="white"/>
        </w:rPr>
        <w:t>The last column of the DataFrame is removed using 'df = df.iloc[:, 0:-1]'.</w:t>
      </w:r>
    </w:p>
    <w:p w:rsidRPr="0069136F" w:rsidR="0069136F" w:rsidP="00B73D65" w:rsidRDefault="0069136F" w14:paraId="429233AE" w14:textId="77777777">
      <w:pPr>
        <w:spacing w:before="240" w:after="240"/>
        <w:ind w:left="-141"/>
        <w:jc w:val="both"/>
        <w:rPr>
          <w:sz w:val="28"/>
          <w:szCs w:val="28"/>
          <w:highlight w:val="white"/>
        </w:rPr>
      </w:pPr>
      <w:r w:rsidRPr="0069136F">
        <w:rPr>
          <w:sz w:val="28"/>
          <w:szCs w:val="28"/>
          <w:highlight w:val="white"/>
        </w:rPr>
        <w:t>Specific elements in the DataFrame are set to 'NaN' (missing value) artificially using 'np.NaN'.</w:t>
      </w:r>
    </w:p>
    <w:p w:rsidRPr="0069136F" w:rsidR="0069136F" w:rsidP="00B73D65" w:rsidRDefault="0069136F" w14:paraId="18AC96F8" w14:textId="77777777">
      <w:pPr>
        <w:spacing w:before="240" w:after="240"/>
        <w:ind w:left="-141"/>
        <w:jc w:val="both"/>
        <w:rPr>
          <w:sz w:val="28"/>
          <w:szCs w:val="28"/>
          <w:highlight w:val="white"/>
        </w:rPr>
      </w:pPr>
      <w:r w:rsidRPr="0069136F">
        <w:rPr>
          <w:sz w:val="28"/>
          <w:szCs w:val="28"/>
          <w:highlight w:val="white"/>
        </w:rPr>
        <w:t>The missing values are then imputed using a three-step iterative process. For each iteration:</w:t>
      </w:r>
    </w:p>
    <w:p w:rsidRPr="0069136F" w:rsidR="0069136F" w:rsidP="00B73D65" w:rsidRDefault="6BACB84E" w14:paraId="0B8987E0" w14:textId="29D8BF71">
      <w:pPr>
        <w:spacing w:before="240" w:after="240"/>
        <w:ind w:left="-141"/>
        <w:jc w:val="both"/>
        <w:rPr>
          <w:sz w:val="28"/>
          <w:szCs w:val="28"/>
          <w:highlight w:val="white"/>
        </w:rPr>
      </w:pPr>
      <w:r w:rsidRPr="72B65939">
        <w:rPr>
          <w:sz w:val="28"/>
          <w:szCs w:val="28"/>
          <w:highlight w:val="white"/>
        </w:rPr>
        <w:t xml:space="preserve">    </w:t>
      </w:r>
      <w:r w:rsidRPr="72B65939" w:rsidR="0069136F">
        <w:rPr>
          <w:sz w:val="28"/>
          <w:szCs w:val="28"/>
          <w:highlight w:val="white"/>
        </w:rPr>
        <w:t>-  A new DataFrame (e.g., df0, df1, df2) is created for storing the imputed values.</w:t>
      </w:r>
    </w:p>
    <w:p w:rsidRPr="0069136F" w:rsidR="0069136F" w:rsidP="72B65939" w:rsidRDefault="0E0414EA" w14:paraId="6AC008AC" w14:textId="4F91AD18">
      <w:pPr>
        <w:spacing w:before="240" w:after="240"/>
        <w:ind w:left="-141"/>
        <w:jc w:val="both"/>
        <w:rPr>
          <w:sz w:val="28"/>
          <w:szCs w:val="28"/>
          <w:highlight w:val="white"/>
        </w:rPr>
      </w:pPr>
      <w:r w:rsidRPr="72B65939">
        <w:rPr>
          <w:sz w:val="28"/>
          <w:szCs w:val="28"/>
          <w:highlight w:val="white"/>
        </w:rPr>
        <w:t xml:space="preserve">    </w:t>
      </w:r>
      <w:r w:rsidRPr="72B65939" w:rsidR="0069136F">
        <w:rPr>
          <w:sz w:val="28"/>
          <w:szCs w:val="28"/>
          <w:highlight w:val="white"/>
        </w:rPr>
        <w:t xml:space="preserve">- </w:t>
      </w:r>
      <w:r w:rsidRPr="72B65939" w:rsidR="58089F44">
        <w:rPr>
          <w:sz w:val="28"/>
          <w:szCs w:val="28"/>
          <w:highlight w:val="white"/>
        </w:rPr>
        <w:t>T</w:t>
      </w:r>
      <w:r w:rsidRPr="72B65939" w:rsidR="0069136F">
        <w:rPr>
          <w:sz w:val="28"/>
          <w:szCs w:val="28"/>
          <w:highlight w:val="white"/>
        </w:rPr>
        <w:t>he missing values in the 'city_development_index', 'experience', and 'training_hours' columns are filled with the mean of the respective columns.</w:t>
      </w:r>
    </w:p>
    <w:p w:rsidRPr="0069136F" w:rsidR="0069136F" w:rsidP="72B65939" w:rsidRDefault="7164DB46" w14:paraId="40845676" w14:textId="72C0F861">
      <w:pPr>
        <w:spacing w:before="240" w:after="240"/>
        <w:ind w:left="-141"/>
        <w:jc w:val="both"/>
        <w:rPr>
          <w:sz w:val="28"/>
          <w:szCs w:val="28"/>
          <w:highlight w:val="white"/>
        </w:rPr>
      </w:pPr>
      <w:r w:rsidRPr="72B65939">
        <w:rPr>
          <w:sz w:val="28"/>
          <w:szCs w:val="28"/>
          <w:highlight w:val="white"/>
        </w:rPr>
        <w:t xml:space="preserve">     </w:t>
      </w:r>
      <w:r w:rsidRPr="72B65939" w:rsidR="0069136F">
        <w:rPr>
          <w:sz w:val="28"/>
          <w:szCs w:val="28"/>
          <w:highlight w:val="white"/>
        </w:rPr>
        <w:t>-  Linear Regression models are trained using the known values for each row and used to predict the missing values iteratively. The trained models are then used to predict the missing values and update the DataFrame accordingly.</w:t>
      </w:r>
    </w:p>
    <w:p w:rsidRPr="0069136F" w:rsidR="0069136F" w:rsidP="00B73D65" w:rsidRDefault="0069136F" w14:paraId="4262B762" w14:textId="7154A00C">
      <w:pPr>
        <w:spacing w:before="240" w:after="240"/>
        <w:ind w:left="-141"/>
        <w:jc w:val="both"/>
        <w:rPr>
          <w:sz w:val="28"/>
          <w:szCs w:val="28"/>
          <w:highlight w:val="white"/>
        </w:rPr>
      </w:pPr>
      <w:r w:rsidRPr="72B65939">
        <w:rPr>
          <w:sz w:val="28"/>
          <w:szCs w:val="28"/>
          <w:highlight w:val="white"/>
        </w:rPr>
        <w:t>Final Missing Value Imputed DataFrame:</w:t>
      </w:r>
    </w:p>
    <w:p w:rsidRPr="0069136F" w:rsidR="0069136F" w:rsidP="72B65939" w:rsidRDefault="0069136F" w14:paraId="033ED563" w14:textId="7AE8DFEA">
      <w:pPr>
        <w:spacing w:before="240" w:after="240"/>
        <w:ind w:left="-141"/>
        <w:jc w:val="both"/>
        <w:rPr>
          <w:sz w:val="28"/>
          <w:szCs w:val="28"/>
          <w:highlight w:val="white"/>
        </w:rPr>
      </w:pPr>
      <w:r w:rsidRPr="72B65939">
        <w:rPr>
          <w:sz w:val="28"/>
          <w:szCs w:val="28"/>
          <w:highlight w:val="white"/>
        </w:rPr>
        <w:t>The process of iterative imputation continues until the missing values are imputed in all columns.</w:t>
      </w:r>
    </w:p>
    <w:p w:rsidRPr="0069136F" w:rsidR="0069136F" w:rsidP="00B73D65" w:rsidRDefault="0069136F" w14:paraId="44E48E4A" w14:textId="0CB89EB4">
      <w:pPr>
        <w:spacing w:before="240" w:after="240"/>
        <w:ind w:left="-141"/>
        <w:jc w:val="both"/>
        <w:rPr>
          <w:sz w:val="28"/>
          <w:szCs w:val="28"/>
          <w:highlight w:val="white"/>
        </w:rPr>
      </w:pPr>
      <w:r w:rsidRPr="72B65939">
        <w:rPr>
          <w:sz w:val="28"/>
          <w:szCs w:val="28"/>
          <w:highlight w:val="white"/>
        </w:rPr>
        <w:t>The last DataFrame 'df3' represents the final result after all missing values have been imputed using linear regression.</w:t>
      </w:r>
    </w:p>
    <w:p w:rsidRPr="0069136F" w:rsidR="0069136F" w:rsidP="00B73D65" w:rsidRDefault="0069136F" w14:paraId="476F6333" w14:textId="77777777">
      <w:pPr>
        <w:spacing w:before="240" w:after="240"/>
        <w:ind w:left="-141"/>
        <w:jc w:val="both"/>
        <w:rPr>
          <w:sz w:val="28"/>
          <w:szCs w:val="28"/>
          <w:highlight w:val="white"/>
        </w:rPr>
      </w:pPr>
      <w:r w:rsidRPr="0069136F">
        <w:rPr>
          <w:sz w:val="28"/>
          <w:szCs w:val="28"/>
          <w:highlight w:val="white"/>
        </w:rPr>
        <w:t>Comparing Iterations:</w:t>
      </w:r>
    </w:p>
    <w:p w:rsidRPr="0069136F" w:rsidR="0069136F" w:rsidP="00B73D65" w:rsidRDefault="0069136F" w14:paraId="7E1A999C" w14:textId="77777777">
      <w:pPr>
        <w:spacing w:before="240" w:after="240"/>
        <w:ind w:left="-141"/>
        <w:jc w:val="both"/>
        <w:rPr>
          <w:sz w:val="28"/>
          <w:szCs w:val="28"/>
          <w:highlight w:val="white"/>
        </w:rPr>
      </w:pPr>
      <w:r w:rsidRPr="0069136F">
        <w:rPr>
          <w:sz w:val="28"/>
          <w:szCs w:val="28"/>
          <w:highlight w:val="white"/>
        </w:rPr>
        <w:t>After each iteration, the code calculates the difference between the current DataFrame and the one from the previous iteration to observe the changes introduced by the imputation.</w:t>
      </w:r>
    </w:p>
    <w:p w:rsidRPr="0069136F" w:rsidR="0069136F" w:rsidP="00B73D65" w:rsidRDefault="0069136F" w14:paraId="58D04D52" w14:textId="77777777">
      <w:pPr>
        <w:spacing w:before="240" w:after="240"/>
        <w:ind w:left="-141"/>
        <w:jc w:val="both"/>
        <w:rPr>
          <w:sz w:val="28"/>
          <w:szCs w:val="28"/>
          <w:highlight w:val="white"/>
        </w:rPr>
      </w:pPr>
      <w:r w:rsidRPr="0069136F">
        <w:rPr>
          <w:sz w:val="28"/>
          <w:szCs w:val="28"/>
          <w:highlight w:val="white"/>
        </w:rPr>
        <w:t>Final Output:</w:t>
      </w:r>
    </w:p>
    <w:p w:rsidRPr="0069136F" w:rsidR="0069136F" w:rsidP="00B73D65" w:rsidRDefault="0069136F" w14:paraId="4BA8D3F1" w14:textId="77777777">
      <w:pPr>
        <w:spacing w:before="240" w:after="240"/>
        <w:ind w:left="-141"/>
        <w:jc w:val="both"/>
        <w:rPr>
          <w:sz w:val="28"/>
          <w:szCs w:val="28"/>
          <w:highlight w:val="white"/>
        </w:rPr>
      </w:pPr>
      <w:r w:rsidRPr="0069136F">
        <w:rPr>
          <w:sz w:val="28"/>
          <w:szCs w:val="28"/>
          <w:highlight w:val="white"/>
        </w:rPr>
        <w:t>The code displays the resulting DataFrame df3 after all three iterations, which should now have imputed values for all the missing entries.</w:t>
      </w:r>
    </w:p>
    <w:p w:rsidRPr="0069136F" w:rsidR="0069136F" w:rsidP="00B73D65" w:rsidRDefault="0069136F" w14:paraId="6D072C0D" w14:textId="073F35B1">
      <w:pPr>
        <w:ind w:left="-141"/>
        <w:jc w:val="both"/>
        <w:rPr>
          <w:sz w:val="28"/>
          <w:szCs w:val="28"/>
          <w:highlight w:val="white"/>
        </w:rPr>
      </w:pPr>
      <w:r w:rsidRPr="0069136F">
        <w:rPr>
          <w:noProof/>
          <w:sz w:val="28"/>
          <w:szCs w:val="28"/>
          <w:highlight w:val="white"/>
        </w:rPr>
        <w:drawing>
          <wp:inline distT="114300" distB="114300" distL="114300" distR="114300" wp14:anchorId="435E0F43" wp14:editId="0A7C4F8A">
            <wp:extent cx="4888173" cy="2031002"/>
            <wp:effectExtent l="0" t="0" r="0" b="0"/>
            <wp:docPr id="2" name="Picture 2" descr="A table with numbers and 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5.png" descr="A table with numbers and text&#10;&#10;Description automatically generated"/>
                    <pic:cNvPicPr preferRelativeResize="0"/>
                  </pic:nvPicPr>
                  <pic:blipFill>
                    <a:blip r:embed="rId24"/>
                    <a:srcRect/>
                    <a:stretch>
                      <a:fillRect/>
                    </a:stretch>
                  </pic:blipFill>
                  <pic:spPr>
                    <a:xfrm>
                      <a:off x="0" y="0"/>
                      <a:ext cx="4888173" cy="2031002"/>
                    </a:xfrm>
                    <a:prstGeom prst="rect">
                      <a:avLst/>
                    </a:prstGeom>
                    <a:ln/>
                  </pic:spPr>
                </pic:pic>
              </a:graphicData>
            </a:graphic>
          </wp:inline>
        </w:drawing>
      </w:r>
    </w:p>
    <w:p w:rsidRPr="0069136F" w:rsidR="0069136F" w:rsidP="72B65939" w:rsidRDefault="0069136F" w14:paraId="6A2C6667" w14:textId="67F05BFA">
      <w:pPr>
        <w:spacing w:before="240" w:after="240"/>
        <w:ind w:left="-141"/>
        <w:jc w:val="both"/>
        <w:rPr>
          <w:sz w:val="28"/>
          <w:szCs w:val="28"/>
          <w:highlight w:val="white"/>
        </w:rPr>
      </w:pPr>
      <w:r w:rsidRPr="72B65939">
        <w:rPr>
          <w:sz w:val="28"/>
          <w:szCs w:val="28"/>
          <w:highlight w:val="white"/>
        </w:rPr>
        <w:t xml:space="preserve">The Iterative Imputation </w:t>
      </w:r>
      <w:r w:rsidRPr="72B65939" w:rsidR="7E94583C">
        <w:rPr>
          <w:sz w:val="28"/>
          <w:szCs w:val="28"/>
          <w:highlight w:val="white"/>
        </w:rPr>
        <w:t>(</w:t>
      </w:r>
      <w:r w:rsidRPr="72B65939">
        <w:rPr>
          <w:sz w:val="28"/>
          <w:szCs w:val="28"/>
          <w:highlight w:val="white"/>
        </w:rPr>
        <w:t>using Round-Robin Linear Regression) seems to follow an iterative approach to impute missing values using linear regression models, but it could be challenging to determine the accuracy and reliability of this imputation method without further context about the dataset and the nature of the missing values. Additionally, this iterative imputation technique may not be the most efficient way to handle</w:t>
      </w:r>
    </w:p>
    <w:p w:rsidRPr="0069136F" w:rsidR="0069136F" w:rsidP="00B73D65" w:rsidRDefault="0069136F" w14:paraId="2373467B" w14:textId="70895615">
      <w:pPr>
        <w:spacing w:before="240" w:after="240"/>
        <w:ind w:left="-141"/>
        <w:jc w:val="both"/>
        <w:rPr>
          <w:sz w:val="28"/>
          <w:szCs w:val="28"/>
          <w:highlight w:val="white"/>
        </w:rPr>
      </w:pPr>
      <w:r w:rsidRPr="72B65939">
        <w:rPr>
          <w:sz w:val="28"/>
          <w:szCs w:val="28"/>
          <w:highlight w:val="white"/>
        </w:rPr>
        <w:t>missing values, and other imputation methods such as K-nearest neighbors or mean/median imputation might be more appropriate depending on the dataset's characteristics.</w:t>
      </w:r>
    </w:p>
    <w:p w:rsidRPr="004C28A7" w:rsidR="0069136F" w:rsidP="00B73D65" w:rsidRDefault="0069136F" w14:paraId="24E51B12" w14:textId="77777777">
      <w:pPr>
        <w:spacing w:before="240" w:after="240"/>
        <w:ind w:left="-141"/>
        <w:jc w:val="both"/>
        <w:rPr>
          <w:b/>
          <w:bCs/>
          <w:sz w:val="28"/>
          <w:szCs w:val="28"/>
          <w:highlight w:val="white"/>
        </w:rPr>
      </w:pPr>
      <w:r w:rsidRPr="004C28A7">
        <w:rPr>
          <w:b/>
          <w:bCs/>
          <w:sz w:val="28"/>
          <w:szCs w:val="28"/>
          <w:highlight w:val="white"/>
        </w:rPr>
        <w:t>3.2.3. Arbitrary value imputation</w:t>
      </w:r>
    </w:p>
    <w:p w:rsidRPr="0069136F" w:rsidR="0069136F" w:rsidP="00B73D65" w:rsidRDefault="0069136F" w14:paraId="044C510B" w14:textId="1731847B">
      <w:pPr>
        <w:spacing w:before="240" w:after="240"/>
        <w:ind w:left="-141"/>
        <w:jc w:val="both"/>
        <w:rPr>
          <w:sz w:val="28"/>
          <w:szCs w:val="28"/>
          <w:highlight w:val="white"/>
        </w:rPr>
      </w:pPr>
      <w:r w:rsidRPr="58FEC6D9">
        <w:rPr>
          <w:sz w:val="28"/>
          <w:szCs w:val="28"/>
          <w:highlight w:val="white"/>
        </w:rPr>
        <w:t xml:space="preserve">Arbitrary value imputation is a type of data imputation technique used in machine learning to fill in missing values in datasets. It involves replacing missing values with a specified arbitrary value, such as 0, 99, 999, or negative values. Instead of imputing the numbers using statistical averages or other methods, the </w:t>
      </w:r>
      <w:r w:rsidRPr="58FEC6D9" w:rsidR="56E6B79C">
        <w:rPr>
          <w:sz w:val="28"/>
          <w:szCs w:val="28"/>
          <w:highlight w:val="white"/>
        </w:rPr>
        <w:t xml:space="preserve">main </w:t>
      </w:r>
      <w:r w:rsidRPr="58FEC6D9">
        <w:rPr>
          <w:sz w:val="28"/>
          <w:szCs w:val="28"/>
          <w:highlight w:val="white"/>
        </w:rPr>
        <w:t>goal is to flag the values</w:t>
      </w:r>
      <w:r w:rsidRPr="58FEC6D9" w:rsidR="0CC68B55">
        <w:rPr>
          <w:sz w:val="28"/>
          <w:szCs w:val="28"/>
          <w:highlight w:val="white"/>
        </w:rPr>
        <w:t>.</w:t>
      </w:r>
    </w:p>
    <w:p w:rsidR="6AE0498F" w:rsidP="58FEC6D9" w:rsidRDefault="6AE0498F" w14:paraId="2184AE3B" w14:textId="7144D87E">
      <w:pPr>
        <w:spacing w:before="240" w:after="240"/>
        <w:ind w:left="-141"/>
        <w:jc w:val="both"/>
        <w:rPr>
          <w:sz w:val="28"/>
          <w:szCs w:val="28"/>
          <w:highlight w:val="white"/>
        </w:rPr>
      </w:pPr>
      <w:r w:rsidRPr="58FEC6D9">
        <w:rPr>
          <w:sz w:val="28"/>
          <w:szCs w:val="28"/>
          <w:highlight w:val="white"/>
        </w:rPr>
        <w:t>Some advantages of arbitrary value imputation:</w:t>
      </w:r>
    </w:p>
    <w:p w:rsidR="6AE0498F" w:rsidP="58FEC6D9" w:rsidRDefault="6AE0498F" w14:paraId="0F4696AA" w14:textId="3A8F9134">
      <w:pPr>
        <w:pStyle w:val="ListParagraph"/>
        <w:numPr>
          <w:ilvl w:val="0"/>
          <w:numId w:val="1"/>
        </w:numPr>
        <w:spacing w:before="240" w:after="240"/>
        <w:jc w:val="both"/>
        <w:rPr>
          <w:sz w:val="28"/>
          <w:szCs w:val="28"/>
          <w:highlight w:val="white"/>
        </w:rPr>
      </w:pPr>
      <w:r w:rsidRPr="58FEC6D9">
        <w:rPr>
          <w:sz w:val="28"/>
          <w:szCs w:val="28"/>
          <w:highlight w:val="white"/>
        </w:rPr>
        <w:t>Simplicity: Arbitrary value imputation is easy to implement and does not require complex algorithms and compuations. It’s a straightforward way t</w:t>
      </w:r>
      <w:r w:rsidRPr="58FEC6D9" w:rsidR="7C1FDE09">
        <w:rPr>
          <w:sz w:val="28"/>
          <w:szCs w:val="28"/>
          <w:highlight w:val="white"/>
        </w:rPr>
        <w:t>o address missing data.</w:t>
      </w:r>
    </w:p>
    <w:p w:rsidR="7C1FDE09" w:rsidP="58FEC6D9" w:rsidRDefault="7C1FDE09" w14:paraId="06FA64DC" w14:textId="650AEF79">
      <w:pPr>
        <w:pStyle w:val="ListParagraph"/>
        <w:numPr>
          <w:ilvl w:val="0"/>
          <w:numId w:val="1"/>
        </w:numPr>
        <w:spacing w:before="240" w:after="240"/>
        <w:jc w:val="both"/>
        <w:rPr>
          <w:sz w:val="28"/>
          <w:szCs w:val="28"/>
          <w:highlight w:val="white"/>
        </w:rPr>
      </w:pPr>
      <w:r w:rsidRPr="58FEC6D9">
        <w:rPr>
          <w:sz w:val="28"/>
          <w:szCs w:val="28"/>
          <w:highlight w:val="white"/>
        </w:rPr>
        <w:t>Usefulness for non-statistical data: Arbitrary value imputation can be useful when dealing with categorical o</w:t>
      </w:r>
      <w:r w:rsidRPr="58FEC6D9" w:rsidR="0FF8621D">
        <w:rPr>
          <w:sz w:val="28"/>
          <w:szCs w:val="28"/>
          <w:highlight w:val="white"/>
        </w:rPr>
        <w:t>r non-numeric data where statistical methods might not be as applicable.</w:t>
      </w:r>
    </w:p>
    <w:p w:rsidRPr="0069136F" w:rsidR="0069136F" w:rsidP="3ABA4331" w:rsidRDefault="0FF8621D" w14:paraId="19AA2F2C" w14:textId="5955083A">
      <w:pPr>
        <w:spacing w:before="240" w:after="240"/>
        <w:jc w:val="both"/>
        <w:rPr>
          <w:sz w:val="28"/>
          <w:szCs w:val="28"/>
          <w:highlight w:val="white"/>
        </w:rPr>
      </w:pPr>
      <w:r w:rsidRPr="3ABA4331">
        <w:rPr>
          <w:sz w:val="28"/>
          <w:szCs w:val="28"/>
          <w:highlight w:val="white"/>
        </w:rPr>
        <w:t xml:space="preserve">In the scope of our project, we use </w:t>
      </w:r>
      <w:r w:rsidRPr="3ABA4331" w:rsidR="6058BC05">
        <w:rPr>
          <w:sz w:val="28"/>
          <w:szCs w:val="28"/>
          <w:highlight w:val="white"/>
        </w:rPr>
        <w:t>-1</w:t>
      </w:r>
      <w:r w:rsidRPr="3ABA4331">
        <w:rPr>
          <w:sz w:val="28"/>
          <w:szCs w:val="28"/>
          <w:highlight w:val="white"/>
        </w:rPr>
        <w:t xml:space="preserve"> as arbitrary values for ‘City_development_index’, ‘Experience’ and ‘Training_hours’ respectively. </w:t>
      </w:r>
      <w:r w:rsidR="00774A37">
        <w:rPr>
          <w:noProof/>
          <w:sz w:val="28"/>
          <w:szCs w:val="28"/>
        </w:rPr>
        <w:drawing>
          <wp:inline distT="0" distB="0" distL="0" distR="0" wp14:anchorId="2E298305" wp14:editId="381BBE41">
            <wp:extent cx="5657850" cy="1604010"/>
            <wp:effectExtent l="0" t="0" r="6350" b="0"/>
            <wp:docPr id="73390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05651" name="Picture 73390565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57850" cy="1604010"/>
                    </a:xfrm>
                    <a:prstGeom prst="rect">
                      <a:avLst/>
                    </a:prstGeom>
                  </pic:spPr>
                </pic:pic>
              </a:graphicData>
            </a:graphic>
          </wp:inline>
        </w:drawing>
      </w:r>
    </w:p>
    <w:p w:rsidRPr="0069136F" w:rsidR="0069136F" w:rsidP="3ABA4331" w:rsidRDefault="5B50AE69" w14:paraId="081D3EDA" w14:textId="736F0BBA">
      <w:pPr>
        <w:spacing w:before="240" w:after="240"/>
        <w:jc w:val="both"/>
        <w:rPr>
          <w:sz w:val="28"/>
          <w:szCs w:val="28"/>
          <w:highlight w:val="white"/>
        </w:rPr>
      </w:pPr>
      <w:r w:rsidRPr="5577EF75">
        <w:rPr>
          <w:sz w:val="28"/>
          <w:szCs w:val="28"/>
          <w:highlight w:val="white"/>
        </w:rPr>
        <w:t xml:space="preserve"> </w:t>
      </w:r>
      <w:r w:rsidRPr="5577EF75" w:rsidR="57FE6C48">
        <w:rPr>
          <w:sz w:val="28"/>
          <w:szCs w:val="28"/>
          <w:highlight w:val="white"/>
        </w:rPr>
        <w:t>When using arbitrary value imputation technique, we use kernel density estimation(kde)</w:t>
      </w:r>
      <w:r w:rsidRPr="5577EF75" w:rsidR="010C2661">
        <w:rPr>
          <w:sz w:val="28"/>
          <w:szCs w:val="28"/>
          <w:highlight w:val="white"/>
        </w:rPr>
        <w:t xml:space="preserve"> using Gaussian as kernel function</w:t>
      </w:r>
      <w:r w:rsidRPr="5577EF75" w:rsidR="57FE6C48">
        <w:rPr>
          <w:sz w:val="28"/>
          <w:szCs w:val="28"/>
          <w:highlight w:val="white"/>
        </w:rPr>
        <w:t xml:space="preserve"> to</w:t>
      </w:r>
      <w:r w:rsidRPr="5577EF75" w:rsidR="61D50C91">
        <w:rPr>
          <w:sz w:val="28"/>
          <w:szCs w:val="28"/>
          <w:highlight w:val="white"/>
        </w:rPr>
        <w:t xml:space="preserve"> check the variance and distribution of data points before and after imputed.</w:t>
      </w:r>
    </w:p>
    <w:p w:rsidR="0A6D646B" w:rsidP="3D0472F8" w:rsidRDefault="3C06CBBC" w14:paraId="684446D2" w14:textId="7616E015">
      <w:pPr>
        <w:spacing w:before="240" w:after="240"/>
        <w:ind w:left="-141"/>
        <w:jc w:val="both"/>
        <w:rPr>
          <w:sz w:val="28"/>
          <w:szCs w:val="28"/>
          <w:highlight w:val="white"/>
        </w:rPr>
      </w:pPr>
      <w:r w:rsidRPr="3D0472F8">
        <w:rPr>
          <w:sz w:val="28"/>
          <w:szCs w:val="28"/>
          <w:highlight w:val="white"/>
        </w:rPr>
        <w:t>And here is the results we chieved after computing the data.</w:t>
      </w:r>
    </w:p>
    <w:p w:rsidR="7B90C3D0" w:rsidP="3D0472F8" w:rsidRDefault="59A4CD91" w14:paraId="5518333B" w14:textId="0C097FFA">
      <w:pPr>
        <w:spacing w:before="240" w:after="240"/>
        <w:ind w:left="-141"/>
        <w:jc w:val="both"/>
      </w:pPr>
      <w:r>
        <w:rPr>
          <w:noProof/>
        </w:rPr>
        <w:drawing>
          <wp:inline distT="0" distB="0" distL="0" distR="0" wp14:anchorId="0AF8922F" wp14:editId="0F172040">
            <wp:extent cx="5662314" cy="2606629"/>
            <wp:effectExtent l="0" t="0" r="0" b="0"/>
            <wp:docPr id="1331843275" name="Picture 133184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62314" cy="2606629"/>
                    </a:xfrm>
                    <a:prstGeom prst="rect">
                      <a:avLst/>
                    </a:prstGeom>
                  </pic:spPr>
                </pic:pic>
              </a:graphicData>
            </a:graphic>
          </wp:inline>
        </w:drawing>
      </w:r>
    </w:p>
    <w:p w:rsidR="00D77FF4" w:rsidP="58FEC6D9" w:rsidRDefault="0069136F" w14:paraId="34A6FA68" w14:textId="5AC8EF91">
      <w:pPr>
        <w:spacing w:before="240" w:after="240"/>
        <w:ind w:left="-141"/>
        <w:jc w:val="both"/>
        <w:rPr>
          <w:b/>
          <w:bCs/>
          <w:sz w:val="28"/>
          <w:szCs w:val="28"/>
          <w:highlight w:val="white"/>
        </w:rPr>
      </w:pPr>
      <w:r w:rsidRPr="58FEC6D9">
        <w:rPr>
          <w:b/>
          <w:bCs/>
          <w:sz w:val="28"/>
          <w:szCs w:val="28"/>
          <w:highlight w:val="white"/>
        </w:rPr>
        <w:t>3.2.4. Frequent value imputation</w:t>
      </w:r>
    </w:p>
    <w:p w:rsidR="00D77FF4" w:rsidP="00D77FF4" w:rsidRDefault="0069136F" w14:paraId="199444BE" w14:textId="778B9F8B">
      <w:pPr>
        <w:spacing w:before="240" w:after="240"/>
        <w:ind w:left="-141"/>
        <w:jc w:val="both"/>
        <w:rPr>
          <w:b/>
          <w:bCs/>
          <w:sz w:val="28"/>
          <w:szCs w:val="28"/>
          <w:highlight w:val="white"/>
        </w:rPr>
      </w:pPr>
      <w:r w:rsidRPr="58FEC6D9">
        <w:rPr>
          <w:rFonts w:eastAsia="Roboto"/>
          <w:color w:val="000000" w:themeColor="text1"/>
          <w:sz w:val="28"/>
          <w:szCs w:val="28"/>
          <w:highlight w:val="white"/>
        </w:rPr>
        <w:t>Frequent value imputation</w:t>
      </w:r>
      <w:r w:rsidRPr="57762BEB" w:rsidR="69B84188">
        <w:rPr>
          <w:rFonts w:eastAsia="Roboto"/>
          <w:color w:val="000000" w:themeColor="text1"/>
          <w:sz w:val="28"/>
          <w:szCs w:val="28"/>
          <w:highlight w:val="white"/>
        </w:rPr>
        <w:t>, also known as mode value imputation,</w:t>
      </w:r>
      <w:r w:rsidRPr="58FEC6D9">
        <w:rPr>
          <w:rFonts w:eastAsia="Roboto"/>
          <w:color w:val="000000" w:themeColor="text1"/>
          <w:sz w:val="28"/>
          <w:szCs w:val="28"/>
          <w:highlight w:val="white"/>
        </w:rPr>
        <w:t xml:space="preserve"> is a technique used to fill in missing values in a dataset by replacing them with the most common value (mode) of the respective feature. When dealing with real-world datasets, it is common to encounter missing data, which can be problematic when performing data analysis or training machine learning models since many algorithms cannot handle missing values.</w:t>
      </w:r>
    </w:p>
    <w:p w:rsidRPr="00D77FF4" w:rsidR="0069136F" w:rsidP="72B65939" w:rsidRDefault="0069136F" w14:paraId="53EA90F4" w14:textId="24934175">
      <w:pPr>
        <w:spacing w:before="240" w:after="240"/>
        <w:ind w:left="-141"/>
        <w:jc w:val="both"/>
        <w:rPr>
          <w:rFonts w:eastAsia="Roboto"/>
          <w:color w:val="000000" w:themeColor="text1"/>
          <w:sz w:val="28"/>
          <w:szCs w:val="28"/>
          <w:highlight w:val="white"/>
        </w:rPr>
      </w:pPr>
      <w:r w:rsidRPr="72B65939">
        <w:rPr>
          <w:rFonts w:eastAsia="Roboto"/>
          <w:color w:val="000000" w:themeColor="text1"/>
          <w:sz w:val="28"/>
          <w:szCs w:val="28"/>
          <w:highlight w:val="white"/>
        </w:rPr>
        <w:t>The frequent value imputation method is simple yet effective, especially for categorical or discrete features. When a missing value is encountered for a particular feature, the missing data point is replaced with the value that occurs most frequently in that specific feature's column</w:t>
      </w:r>
      <w:r w:rsidRPr="72B65939" w:rsidR="4AA5D6AD">
        <w:rPr>
          <w:rFonts w:eastAsia="Roboto"/>
          <w:color w:val="000000" w:themeColor="text1"/>
          <w:sz w:val="28"/>
          <w:szCs w:val="28"/>
          <w:highlight w:val="white"/>
        </w:rPr>
        <w:t>.</w:t>
      </w:r>
    </w:p>
    <w:p w:rsidRPr="00D77FF4" w:rsidR="0069136F" w:rsidP="77B0C969" w:rsidRDefault="32AE90FA" w14:paraId="02F2BD60" w14:textId="2E3AA686">
      <w:pPr>
        <w:spacing w:before="240" w:after="240"/>
        <w:ind w:left="-141"/>
        <w:jc w:val="both"/>
        <w:rPr>
          <w:sz w:val="28"/>
          <w:szCs w:val="28"/>
          <w:highlight w:val="white"/>
        </w:rPr>
      </w:pPr>
      <w:r w:rsidRPr="77B0C969">
        <w:rPr>
          <w:b/>
          <w:bCs/>
          <w:sz w:val="28"/>
          <w:szCs w:val="28"/>
          <w:highlight w:val="white"/>
        </w:rPr>
        <w:t xml:space="preserve">3.2.5. Mean </w:t>
      </w:r>
      <w:r w:rsidRPr="77B0C969" w:rsidR="413122ED">
        <w:rPr>
          <w:b/>
          <w:bCs/>
          <w:sz w:val="28"/>
          <w:szCs w:val="28"/>
          <w:highlight w:val="white"/>
        </w:rPr>
        <w:t xml:space="preserve">and median </w:t>
      </w:r>
      <w:r w:rsidRPr="77B0C969">
        <w:rPr>
          <w:b/>
          <w:bCs/>
          <w:sz w:val="28"/>
          <w:szCs w:val="28"/>
          <w:highlight w:val="white"/>
        </w:rPr>
        <w:t>value imputation</w:t>
      </w:r>
    </w:p>
    <w:p w:rsidR="00402357" w:rsidP="00402357" w:rsidRDefault="2B3DDAB7" w14:paraId="3A74B7AD" w14:textId="77777777">
      <w:pPr>
        <w:spacing w:before="240" w:after="240"/>
        <w:ind w:left="-141"/>
        <w:jc w:val="both"/>
        <w:rPr>
          <w:sz w:val="28"/>
          <w:szCs w:val="28"/>
          <w:lang w:val="en-US"/>
        </w:rPr>
      </w:pPr>
      <w:r w:rsidRPr="77B0C969">
        <w:rPr>
          <w:sz w:val="28"/>
          <w:szCs w:val="28"/>
          <w:highlight w:val="white"/>
        </w:rPr>
        <w:t>Mean value imputation involves replacing missing values with the mean (average) value of the non-missing values in the same feature (column). This technique assumes that the missing values are missing at random and that the mean is a representative value for the entire distribution of the feature.</w:t>
      </w:r>
    </w:p>
    <w:p w:rsidRPr="00104A35" w:rsidR="00104A35" w:rsidP="00402357" w:rsidRDefault="00104A35" w14:paraId="6428679F" w14:textId="77777777">
      <w:pPr>
        <w:spacing w:before="240" w:after="240"/>
        <w:ind w:left="-141"/>
        <w:jc w:val="both"/>
        <w:rPr>
          <w:sz w:val="28"/>
          <w:szCs w:val="28"/>
          <w:lang w:val="en-US"/>
        </w:rPr>
      </w:pPr>
    </w:p>
    <w:p w:rsidR="00731149" w:rsidP="00731149" w:rsidRDefault="00402357" w14:paraId="23949CBE" w14:textId="77777777">
      <w:pPr>
        <w:spacing w:before="240" w:after="240"/>
        <w:ind w:left="-141"/>
        <w:jc w:val="both"/>
        <w:rPr>
          <w:noProof/>
          <w:sz w:val="28"/>
          <w:szCs w:val="28"/>
          <w:lang w:val="en-US"/>
        </w:rPr>
      </w:pPr>
      <w:r w:rsidRPr="00402357">
        <w:rPr>
          <w:sz w:val="28"/>
          <w:szCs w:val="28"/>
        </w:rPr>
        <w:t>Median value imputation is similar to mean value imputation, but instead of using the mean, you use the median value of the non-missing values. The median is the middle value in a dataset when it's sorted in ascending order. This technique is often preferred when the feature's distribution is skewed or contains outliers because the median is less sensitive to extreme values than the mean.</w:t>
      </w:r>
      <w:r w:rsidRPr="00731149" w:rsidR="00731149">
        <w:rPr>
          <w:noProof/>
          <w:sz w:val="28"/>
          <w:szCs w:val="28"/>
          <w:lang w:val="en-US"/>
        </w:rPr>
        <w:t xml:space="preserve"> </w:t>
      </w:r>
    </w:p>
    <w:p w:rsidRPr="00D77FF4" w:rsidR="002417BB" w:rsidP="00731149" w:rsidRDefault="00731149" w14:paraId="55B890BC" w14:textId="0828E2E2">
      <w:pPr>
        <w:spacing w:before="240" w:after="240"/>
        <w:ind w:left="-141"/>
        <w:jc w:val="both"/>
        <w:rPr>
          <w:sz w:val="28"/>
          <w:szCs w:val="28"/>
          <w:highlight w:val="white"/>
        </w:rPr>
      </w:pPr>
      <w:r>
        <w:rPr>
          <w:noProof/>
          <w:sz w:val="28"/>
          <w:szCs w:val="28"/>
          <w:lang w:val="en-US"/>
        </w:rPr>
        <w:drawing>
          <wp:inline distT="0" distB="0" distL="0" distR="0" wp14:anchorId="0F737EAB" wp14:editId="345C4A76">
            <wp:extent cx="5657850" cy="1460500"/>
            <wp:effectExtent l="0" t="0" r="6350" b="0"/>
            <wp:docPr id="473473601" name="Picture 47347360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73601" name="Picture 1" descr="A screen shot of a computer pr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92177" cy="1469361"/>
                    </a:xfrm>
                    <a:prstGeom prst="rect">
                      <a:avLst/>
                    </a:prstGeom>
                  </pic:spPr>
                </pic:pic>
              </a:graphicData>
            </a:graphic>
          </wp:inline>
        </w:drawing>
      </w:r>
    </w:p>
    <w:p w:rsidRPr="00D77FF4" w:rsidR="0069136F" w:rsidP="00D77FF4" w:rsidRDefault="0069136F" w14:paraId="584F9CB5" w14:textId="5F70D6F6">
      <w:pPr>
        <w:spacing w:before="240" w:after="240"/>
        <w:ind w:left="-141"/>
        <w:jc w:val="both"/>
        <w:rPr>
          <w:b/>
          <w:bCs/>
          <w:sz w:val="28"/>
          <w:szCs w:val="28"/>
          <w:highlight w:val="white"/>
        </w:rPr>
      </w:pPr>
      <w:r w:rsidRPr="72B65939">
        <w:rPr>
          <w:b/>
          <w:bCs/>
          <w:sz w:val="28"/>
          <w:szCs w:val="28"/>
          <w:highlight w:val="white"/>
        </w:rPr>
        <w:t>4. Conclusion</w:t>
      </w:r>
    </w:p>
    <w:p w:rsidRPr="0069136F" w:rsidR="0069136F" w:rsidP="00B73D65" w:rsidRDefault="0069136F" w14:paraId="6C5BEB6F" w14:textId="77777777">
      <w:pPr>
        <w:spacing w:before="240" w:after="240"/>
        <w:ind w:left="-141"/>
        <w:jc w:val="both"/>
        <w:rPr>
          <w:sz w:val="28"/>
          <w:szCs w:val="28"/>
          <w:highlight w:val="white"/>
        </w:rPr>
      </w:pPr>
      <w:r w:rsidRPr="0069136F">
        <w:rPr>
          <w:sz w:val="28"/>
          <w:szCs w:val="28"/>
          <w:highlight w:val="white"/>
        </w:rPr>
        <w:t>Missing data is a real-world challenge that can be encountered in various practical scenarios across different fields. Whether it's analyzing customer data in marketing, medical records in healthcare, or survey responses in social sciences, missing data can undermine the quality and reliability of conclusions drawn from the analysis.</w:t>
      </w:r>
    </w:p>
    <w:p w:rsidRPr="0069136F" w:rsidR="0069136F" w:rsidP="00B73D65" w:rsidRDefault="0069136F" w14:paraId="5CECF366" w14:textId="77777777">
      <w:pPr>
        <w:spacing w:before="240" w:after="240"/>
        <w:ind w:left="-141"/>
        <w:jc w:val="both"/>
        <w:rPr>
          <w:sz w:val="28"/>
          <w:szCs w:val="28"/>
          <w:highlight w:val="white"/>
        </w:rPr>
      </w:pPr>
      <w:r w:rsidRPr="0069136F">
        <w:rPr>
          <w:sz w:val="28"/>
          <w:szCs w:val="28"/>
          <w:highlight w:val="white"/>
        </w:rPr>
        <w:t>In practical terms, addressing missing data requires a thoughtful approach that strikes a balance between preserving valuable information and avoiding biased results. Complete case analysis, while simple, may not be the best choice, as it often leads to data loss and potential skewing of results. Instead, employing appropriate imputation techniques, such as mean imputation for numerical data or mode imputation for categorical data, can help fill in missing values based on existing information. For more complex datasets and scenarios, advanced modeling techniques like multiple imputation or the use of machine learning algorithms can yield better imputation results. By creating multiple plausible imputed datasets and incorporating the uncertainty into the analysis, researchers and practitioners can enhance the robustness of their conclusions.</w:t>
      </w:r>
    </w:p>
    <w:p w:rsidRPr="0069136F" w:rsidR="0069136F" w:rsidP="00B73D65" w:rsidRDefault="0069136F" w14:paraId="2F411239" w14:textId="77777777">
      <w:pPr>
        <w:spacing w:before="240" w:after="240"/>
        <w:ind w:left="-141"/>
        <w:jc w:val="both"/>
        <w:rPr>
          <w:sz w:val="28"/>
          <w:szCs w:val="28"/>
          <w:highlight w:val="white"/>
        </w:rPr>
      </w:pPr>
      <w:r w:rsidRPr="0069136F">
        <w:rPr>
          <w:sz w:val="28"/>
          <w:szCs w:val="28"/>
          <w:highlight w:val="white"/>
        </w:rPr>
        <w:t>In terms of future scope, the field of missing data handling continues to evolve, and new methods are being developed to tackle this issue more effectively. Researchers are exploring novel techniques that can better capture the complexity of missing data patterns, especially in high-dimensional datasets and complex models. Machine learning approaches, such as Generative Adversarial Networks (GANs) and deep learning architectures, show promise in imputing missing data and may offer more accurate predictions. Additionally, the integration of domain-specific knowledge and expert insights into the imputation process could lead to more context-aware and meaningful imputations.</w:t>
      </w:r>
    </w:p>
    <w:p w:rsidRPr="0069136F" w:rsidR="0069136F" w:rsidP="00B73D65" w:rsidRDefault="0069136F" w14:paraId="5332AC19" w14:textId="77777777">
      <w:pPr>
        <w:spacing w:before="240" w:after="240"/>
        <w:ind w:left="-141"/>
        <w:jc w:val="both"/>
        <w:rPr>
          <w:sz w:val="28"/>
          <w:szCs w:val="28"/>
          <w:highlight w:val="white"/>
        </w:rPr>
      </w:pPr>
      <w:r w:rsidRPr="0069136F">
        <w:rPr>
          <w:sz w:val="28"/>
          <w:szCs w:val="28"/>
          <w:highlight w:val="white"/>
        </w:rPr>
        <w:t>In conclusion, addressing missing data practically involves adopting appropriate imputation techniques while considering the context of the dataset and the implications of the missing data mechanism. With ongoing research and technological advancements, the future scope for handling missing data looks promising, offering more sophisticated and accurate methods to derive reliable conclusions from incomplete datasets. However, it remains essential for researchers and analysts to be vigilant about the potential biases and limitations that missing data can introduce and to employ transparent and well-documented methods in their analyses.</w:t>
      </w:r>
    </w:p>
    <w:p w:rsidR="00731149" w:rsidP="3D0472F8" w:rsidRDefault="73F0EC96" w14:paraId="4C89BDA1" w14:textId="31C7FE7C">
      <w:pPr>
        <w:spacing w:before="240" w:after="240" w:line="240" w:lineRule="auto"/>
        <w:ind w:left="-141"/>
        <w:jc w:val="both"/>
        <w:rPr>
          <w:b/>
          <w:bCs/>
          <w:sz w:val="28"/>
          <w:szCs w:val="28"/>
          <w:highlight w:val="white"/>
        </w:rPr>
      </w:pPr>
      <w:r w:rsidRPr="3D0472F8">
        <w:rPr>
          <w:b/>
          <w:bCs/>
          <w:sz w:val="28"/>
          <w:szCs w:val="28"/>
          <w:highlight w:val="white"/>
        </w:rPr>
        <w:t>4.</w:t>
      </w:r>
      <w:r w:rsidRPr="3D0472F8">
        <w:rPr>
          <w:sz w:val="28"/>
          <w:szCs w:val="28"/>
          <w:highlight w:val="white"/>
        </w:rPr>
        <w:t xml:space="preserve"> </w:t>
      </w:r>
      <w:r w:rsidRPr="3D0472F8">
        <w:rPr>
          <w:b/>
          <w:bCs/>
          <w:sz w:val="28"/>
          <w:szCs w:val="28"/>
          <w:highlight w:val="white"/>
        </w:rPr>
        <w:t>Evaluation</w:t>
      </w:r>
    </w:p>
    <w:p w:rsidR="00731149" w:rsidP="3D0472F8" w:rsidRDefault="29EE6A98" w14:paraId="2FE60B04" w14:textId="0EBAE2E3">
      <w:pPr>
        <w:spacing w:before="240" w:after="240" w:line="240" w:lineRule="auto"/>
        <w:ind w:left="-141"/>
        <w:jc w:val="both"/>
        <w:rPr>
          <w:sz w:val="28"/>
          <w:szCs w:val="28"/>
          <w:highlight w:val="white"/>
        </w:rPr>
      </w:pPr>
      <w:r w:rsidRPr="3D0472F8">
        <w:rPr>
          <w:sz w:val="28"/>
          <w:szCs w:val="28"/>
          <w:highlight w:val="white"/>
        </w:rPr>
        <w:t xml:space="preserve">We use 4 models: Logistic regression, Decision Tree Regressor, Random Forest Regressor and Gradient Boosting to test the </w:t>
      </w:r>
      <w:r w:rsidRPr="3D0472F8" w:rsidR="6416335B">
        <w:rPr>
          <w:sz w:val="28"/>
          <w:szCs w:val="28"/>
          <w:highlight w:val="white"/>
        </w:rPr>
        <w:t xml:space="preserve"> efficiency of the imputing methods.</w:t>
      </w:r>
    </w:p>
    <w:p w:rsidR="00731149" w:rsidP="3D0472F8" w:rsidRDefault="5BAF8FA2" w14:paraId="4094C7AD" w14:textId="40C1553F">
      <w:pPr>
        <w:spacing w:before="240" w:after="240" w:line="240" w:lineRule="auto"/>
        <w:ind w:left="-141"/>
        <w:jc w:val="both"/>
        <w:rPr>
          <w:sz w:val="28"/>
          <w:szCs w:val="28"/>
          <w:highlight w:val="white"/>
        </w:rPr>
      </w:pPr>
      <w:r w:rsidRPr="3D0472F8">
        <w:rPr>
          <w:sz w:val="28"/>
          <w:szCs w:val="28"/>
          <w:highlight w:val="white"/>
        </w:rPr>
        <w:t xml:space="preserve">We </w:t>
      </w:r>
      <w:r w:rsidRPr="3D0472F8" w:rsidR="1EE6FABA">
        <w:rPr>
          <w:sz w:val="28"/>
          <w:szCs w:val="28"/>
          <w:highlight w:val="white"/>
        </w:rPr>
        <w:t xml:space="preserve">also </w:t>
      </w:r>
      <w:r w:rsidRPr="3D0472F8">
        <w:rPr>
          <w:sz w:val="28"/>
          <w:szCs w:val="28"/>
          <w:highlight w:val="white"/>
        </w:rPr>
        <w:t xml:space="preserve">use Root mean square errors (RMSE) and Mean absolute errors (MAE) as measures </w:t>
      </w:r>
      <w:r w:rsidRPr="3D0472F8" w:rsidR="7F242853">
        <w:rPr>
          <w:sz w:val="28"/>
          <w:szCs w:val="28"/>
          <w:highlight w:val="white"/>
        </w:rPr>
        <w:t>for the per</w:t>
      </w:r>
      <w:r w:rsidRPr="3D0472F8" w:rsidR="0A118075">
        <w:rPr>
          <w:sz w:val="28"/>
          <w:szCs w:val="28"/>
          <w:highlight w:val="white"/>
        </w:rPr>
        <w:t>formance of the models.</w:t>
      </w:r>
    </w:p>
    <w:p w:rsidR="0A118075" w:rsidP="3D0472F8" w:rsidRDefault="0A118075" w14:paraId="0F156997" w14:textId="12B4B50A">
      <w:pPr>
        <w:spacing w:before="240" w:after="240"/>
        <w:ind w:left="-141"/>
        <w:jc w:val="both"/>
        <w:rPr>
          <w:sz w:val="28"/>
          <w:szCs w:val="28"/>
          <w:highlight w:val="white"/>
        </w:rPr>
      </w:pPr>
      <w:r w:rsidRPr="3D0472F8">
        <w:rPr>
          <w:sz w:val="28"/>
          <w:szCs w:val="28"/>
          <w:highlight w:val="white"/>
        </w:rPr>
        <w:t>And here are the results:</w:t>
      </w:r>
    </w:p>
    <w:p w:rsidR="690CCD2F" w:rsidP="3D0472F8" w:rsidRDefault="690CCD2F" w14:paraId="62D2DC98" w14:textId="18612611">
      <w:pPr>
        <w:spacing w:before="240" w:after="240"/>
        <w:ind w:left="-141"/>
        <w:jc w:val="both"/>
        <w:rPr>
          <w:sz w:val="28"/>
          <w:szCs w:val="28"/>
          <w:highlight w:val="white"/>
        </w:rPr>
      </w:pPr>
      <w:r w:rsidRPr="3D0472F8">
        <w:rPr>
          <w:sz w:val="28"/>
          <w:szCs w:val="28"/>
          <w:highlight w:val="white"/>
        </w:rPr>
        <w:t>- Arbitrary imputation:</w:t>
      </w:r>
    </w:p>
    <w:p w:rsidR="690CCD2F" w:rsidP="3D0472F8" w:rsidRDefault="690CCD2F" w14:paraId="5DC48DB1" w14:textId="69E6C920">
      <w:pPr>
        <w:spacing w:before="240" w:after="240"/>
        <w:ind w:left="-141"/>
        <w:jc w:val="center"/>
        <w:rPr>
          <w:sz w:val="28"/>
          <w:szCs w:val="28"/>
          <w:highlight w:val="white"/>
        </w:rPr>
      </w:pPr>
      <w:r>
        <w:rPr>
          <w:noProof/>
        </w:rPr>
        <w:drawing>
          <wp:inline distT="0" distB="0" distL="0" distR="0" wp14:anchorId="738C6B94" wp14:editId="07DD0AA1">
            <wp:extent cx="3747293" cy="3645804"/>
            <wp:effectExtent l="0" t="0" r="0" b="0"/>
            <wp:docPr id="1736331043" name="Picture 173633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747293" cy="3645804"/>
                    </a:xfrm>
                    <a:prstGeom prst="rect">
                      <a:avLst/>
                    </a:prstGeom>
                  </pic:spPr>
                </pic:pic>
              </a:graphicData>
            </a:graphic>
          </wp:inline>
        </w:drawing>
      </w:r>
    </w:p>
    <w:p w:rsidR="690CCD2F" w:rsidP="3D0472F8" w:rsidRDefault="690CCD2F" w14:paraId="75B72EF1" w14:textId="31CE8F9F">
      <w:pPr>
        <w:spacing w:before="240" w:after="240"/>
        <w:ind w:left="-141"/>
        <w:jc w:val="both"/>
        <w:rPr>
          <w:sz w:val="28"/>
          <w:szCs w:val="28"/>
          <w:highlight w:val="white"/>
        </w:rPr>
      </w:pPr>
      <w:r w:rsidRPr="3D0472F8">
        <w:rPr>
          <w:sz w:val="28"/>
          <w:szCs w:val="28"/>
          <w:highlight w:val="white"/>
        </w:rPr>
        <w:t>- Complete case analysis:</w:t>
      </w:r>
    </w:p>
    <w:p w:rsidR="690CCD2F" w:rsidP="3D0472F8" w:rsidRDefault="690CCD2F" w14:paraId="36E02897" w14:textId="600F72CB">
      <w:pPr>
        <w:spacing w:before="240" w:after="240"/>
        <w:ind w:left="-141"/>
        <w:jc w:val="center"/>
        <w:rPr>
          <w:sz w:val="28"/>
          <w:szCs w:val="28"/>
          <w:highlight w:val="white"/>
        </w:rPr>
      </w:pPr>
      <w:r>
        <w:rPr>
          <w:noProof/>
        </w:rPr>
        <w:drawing>
          <wp:inline distT="0" distB="0" distL="0" distR="0" wp14:anchorId="29A1F3DC" wp14:editId="2B4A115F">
            <wp:extent cx="3935640" cy="3829050"/>
            <wp:effectExtent l="0" t="0" r="0" b="0"/>
            <wp:docPr id="1390768051" name="Picture 1390768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935640" cy="3829050"/>
                    </a:xfrm>
                    <a:prstGeom prst="rect">
                      <a:avLst/>
                    </a:prstGeom>
                  </pic:spPr>
                </pic:pic>
              </a:graphicData>
            </a:graphic>
          </wp:inline>
        </w:drawing>
      </w:r>
    </w:p>
    <w:p w:rsidR="690CCD2F" w:rsidP="3D0472F8" w:rsidRDefault="690CCD2F" w14:paraId="642A2CD2" w14:textId="43A11C67">
      <w:pPr>
        <w:spacing w:before="240" w:after="240"/>
        <w:ind w:left="-141"/>
        <w:jc w:val="both"/>
        <w:rPr>
          <w:sz w:val="28"/>
          <w:szCs w:val="28"/>
          <w:highlight w:val="white"/>
        </w:rPr>
      </w:pPr>
      <w:r w:rsidRPr="3D0472F8">
        <w:rPr>
          <w:sz w:val="28"/>
          <w:szCs w:val="28"/>
          <w:highlight w:val="white"/>
        </w:rPr>
        <w:t>- Frequent vaclue imputation:</w:t>
      </w:r>
    </w:p>
    <w:p w:rsidR="690CCD2F" w:rsidP="3D0472F8" w:rsidRDefault="690CCD2F" w14:paraId="57F46493" w14:textId="1ED279E4">
      <w:pPr>
        <w:spacing w:before="240" w:after="240"/>
        <w:ind w:left="-141"/>
        <w:jc w:val="center"/>
        <w:rPr>
          <w:sz w:val="28"/>
          <w:szCs w:val="28"/>
          <w:highlight w:val="white"/>
        </w:rPr>
      </w:pPr>
      <w:r>
        <w:rPr>
          <w:noProof/>
        </w:rPr>
        <w:drawing>
          <wp:inline distT="0" distB="0" distL="0" distR="0" wp14:anchorId="6F20387D" wp14:editId="4AF255D6">
            <wp:extent cx="3967678" cy="3810624"/>
            <wp:effectExtent l="0" t="0" r="0" b="0"/>
            <wp:docPr id="427272205" name="Picture 42727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967678" cy="3810624"/>
                    </a:xfrm>
                    <a:prstGeom prst="rect">
                      <a:avLst/>
                    </a:prstGeom>
                  </pic:spPr>
                </pic:pic>
              </a:graphicData>
            </a:graphic>
          </wp:inline>
        </w:drawing>
      </w:r>
    </w:p>
    <w:p w:rsidR="690CCD2F" w:rsidP="3D0472F8" w:rsidRDefault="690CCD2F" w14:paraId="3A7CC602" w14:textId="626D4325">
      <w:pPr>
        <w:spacing w:before="240" w:after="240"/>
        <w:ind w:left="-141"/>
        <w:rPr>
          <w:sz w:val="28"/>
          <w:szCs w:val="28"/>
          <w:highlight w:val="white"/>
        </w:rPr>
      </w:pPr>
      <w:r w:rsidRPr="3D0472F8">
        <w:rPr>
          <w:sz w:val="28"/>
          <w:szCs w:val="28"/>
          <w:highlight w:val="white"/>
        </w:rPr>
        <w:t>- Iterative imputing:</w:t>
      </w:r>
    </w:p>
    <w:p w:rsidR="168B8976" w:rsidP="3D0472F8" w:rsidRDefault="168B8976" w14:paraId="359F82A4" w14:textId="066B8F14">
      <w:pPr>
        <w:spacing w:before="240" w:after="240"/>
        <w:ind w:left="-141"/>
        <w:rPr>
          <w:sz w:val="28"/>
          <w:szCs w:val="28"/>
          <w:highlight w:val="white"/>
        </w:rPr>
      </w:pPr>
      <w:r>
        <w:rPr>
          <w:noProof/>
        </w:rPr>
        <w:drawing>
          <wp:inline distT="0" distB="0" distL="0" distR="0" wp14:anchorId="5C92F919" wp14:editId="2558F927">
            <wp:extent cx="4847624" cy="2605598"/>
            <wp:effectExtent l="0" t="0" r="0" b="0"/>
            <wp:docPr id="364022389" name="Picture 364022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847624" cy="2605598"/>
                    </a:xfrm>
                    <a:prstGeom prst="rect">
                      <a:avLst/>
                    </a:prstGeom>
                  </pic:spPr>
                </pic:pic>
              </a:graphicData>
            </a:graphic>
          </wp:inline>
        </w:drawing>
      </w:r>
    </w:p>
    <w:p w:rsidR="3D0472F8" w:rsidP="3D0472F8" w:rsidRDefault="3D0472F8" w14:paraId="7B154246" w14:textId="2BD6BE30">
      <w:pPr>
        <w:spacing w:before="240" w:after="240"/>
        <w:ind w:left="-141"/>
        <w:jc w:val="center"/>
        <w:rPr>
          <w:sz w:val="28"/>
          <w:szCs w:val="28"/>
          <w:highlight w:val="white"/>
        </w:rPr>
      </w:pPr>
    </w:p>
    <w:p w:rsidR="168B8976" w:rsidP="3D0472F8" w:rsidRDefault="168B8976" w14:paraId="7CE953D4" w14:textId="2CD9301F">
      <w:pPr>
        <w:spacing w:before="240" w:after="240"/>
        <w:ind w:left="-141"/>
        <w:rPr>
          <w:sz w:val="28"/>
          <w:szCs w:val="28"/>
          <w:highlight w:val="white"/>
        </w:rPr>
      </w:pPr>
      <w:r w:rsidRPr="3D0472F8">
        <w:rPr>
          <w:sz w:val="28"/>
          <w:szCs w:val="28"/>
          <w:highlight w:val="white"/>
        </w:rPr>
        <w:t>- KNN imputation:</w:t>
      </w:r>
    </w:p>
    <w:p w:rsidR="168B8976" w:rsidP="3D0472F8" w:rsidRDefault="168B8976" w14:paraId="67FD361C" w14:textId="4B4625DA">
      <w:pPr>
        <w:spacing w:before="240" w:after="240"/>
        <w:ind w:left="-141"/>
        <w:rPr>
          <w:sz w:val="28"/>
          <w:szCs w:val="28"/>
          <w:highlight w:val="white"/>
        </w:rPr>
      </w:pPr>
      <w:r>
        <w:rPr>
          <w:noProof/>
        </w:rPr>
        <w:drawing>
          <wp:inline distT="0" distB="0" distL="0" distR="0" wp14:anchorId="67D71AC0" wp14:editId="5606DBF2">
            <wp:extent cx="4683125" cy="3014762"/>
            <wp:effectExtent l="0" t="0" r="0" b="0"/>
            <wp:docPr id="515748233" name="Picture 515748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683125" cy="3014762"/>
                    </a:xfrm>
                    <a:prstGeom prst="rect">
                      <a:avLst/>
                    </a:prstGeom>
                  </pic:spPr>
                </pic:pic>
              </a:graphicData>
            </a:graphic>
          </wp:inline>
        </w:drawing>
      </w:r>
    </w:p>
    <w:p w:rsidR="168B8976" w:rsidP="3D0472F8" w:rsidRDefault="168B8976" w14:paraId="29EE2247" w14:textId="6573166E">
      <w:pPr>
        <w:spacing w:before="240" w:after="240"/>
        <w:ind w:left="-141"/>
        <w:rPr>
          <w:sz w:val="28"/>
          <w:szCs w:val="28"/>
          <w:highlight w:val="white"/>
        </w:rPr>
      </w:pPr>
      <w:r w:rsidRPr="3D0472F8">
        <w:rPr>
          <w:sz w:val="28"/>
          <w:szCs w:val="28"/>
          <w:highlight w:val="white"/>
        </w:rPr>
        <w:t>- Mean value imputation:</w:t>
      </w:r>
    </w:p>
    <w:p w:rsidR="168B8976" w:rsidP="3D0472F8" w:rsidRDefault="168B8976" w14:paraId="47468CC1" w14:textId="708DA7E1">
      <w:pPr>
        <w:spacing w:before="240" w:after="240"/>
        <w:ind w:left="-141"/>
        <w:rPr>
          <w:sz w:val="28"/>
          <w:szCs w:val="28"/>
          <w:highlight w:val="white"/>
        </w:rPr>
      </w:pPr>
      <w:r>
        <w:rPr>
          <w:noProof/>
        </w:rPr>
        <w:drawing>
          <wp:inline distT="0" distB="0" distL="0" distR="0" wp14:anchorId="2A8B25F4" wp14:editId="2BAF17BB">
            <wp:extent cx="4661752" cy="2748492"/>
            <wp:effectExtent l="0" t="0" r="0" b="0"/>
            <wp:docPr id="177322092" name="Picture 17732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661752" cy="2748492"/>
                    </a:xfrm>
                    <a:prstGeom prst="rect">
                      <a:avLst/>
                    </a:prstGeom>
                  </pic:spPr>
                </pic:pic>
              </a:graphicData>
            </a:graphic>
          </wp:inline>
        </w:drawing>
      </w:r>
    </w:p>
    <w:p w:rsidRPr="0069136F" w:rsidR="0069136F" w:rsidP="77B0C969" w:rsidRDefault="0069136F" w14:paraId="0DF43999" w14:textId="4F293DB5">
      <w:pPr>
        <w:spacing w:before="240" w:after="160" w:line="240" w:lineRule="auto"/>
        <w:ind w:left="-141"/>
        <w:jc w:val="both"/>
        <w:rPr>
          <w:b/>
          <w:sz w:val="28"/>
          <w:szCs w:val="28"/>
          <w:highlight w:val="white"/>
        </w:rPr>
      </w:pPr>
      <w:r w:rsidRPr="77B0C969">
        <w:rPr>
          <w:b/>
          <w:bCs/>
          <w:sz w:val="28"/>
          <w:szCs w:val="28"/>
          <w:highlight w:val="white"/>
        </w:rPr>
        <w:t>5</w:t>
      </w:r>
      <w:r w:rsidRPr="0069136F">
        <w:rPr>
          <w:b/>
          <w:sz w:val="28"/>
          <w:szCs w:val="28"/>
          <w:highlight w:val="white"/>
        </w:rPr>
        <w:t>. References</w:t>
      </w:r>
    </w:p>
    <w:p w:rsidRPr="0069136F" w:rsidR="0069136F" w:rsidP="00B73D65" w:rsidRDefault="0069136F" w14:paraId="2BB311AB" w14:textId="77777777">
      <w:pPr>
        <w:spacing w:before="240" w:after="240"/>
        <w:ind w:left="-141"/>
        <w:jc w:val="both"/>
        <w:rPr>
          <w:sz w:val="28"/>
          <w:szCs w:val="28"/>
          <w:highlight w:val="white"/>
        </w:rPr>
      </w:pPr>
      <w:r w:rsidRPr="0069136F">
        <w:rPr>
          <w:sz w:val="28"/>
          <w:szCs w:val="28"/>
          <w:highlight w:val="white"/>
        </w:rPr>
        <w:t xml:space="preserve">[1] </w:t>
      </w:r>
      <w:hyperlink r:id="rId34">
        <w:r w:rsidRPr="0069136F">
          <w:rPr>
            <w:color w:val="1155CC"/>
            <w:sz w:val="28"/>
            <w:szCs w:val="28"/>
            <w:highlight w:val="white"/>
            <w:u w:val="single"/>
          </w:rPr>
          <w:t>https://www.kaggle.com/code/parulpandey/a-guide-to-handling-missing-values-in-python</w:t>
        </w:r>
      </w:hyperlink>
    </w:p>
    <w:p w:rsidRPr="0069136F" w:rsidR="0069136F" w:rsidP="00B73D65" w:rsidRDefault="0069136F" w14:paraId="126F5614" w14:textId="77777777">
      <w:pPr>
        <w:spacing w:before="240" w:after="240"/>
        <w:ind w:left="-141"/>
        <w:jc w:val="both"/>
        <w:rPr>
          <w:sz w:val="28"/>
          <w:szCs w:val="28"/>
          <w:highlight w:val="white"/>
        </w:rPr>
      </w:pPr>
      <w:r w:rsidRPr="0069136F">
        <w:rPr>
          <w:sz w:val="28"/>
          <w:szCs w:val="28"/>
          <w:highlight w:val="white"/>
        </w:rPr>
        <w:t xml:space="preserve">[2] </w:t>
      </w:r>
      <w:hyperlink r:id="rId35">
        <w:r w:rsidRPr="0069136F">
          <w:rPr>
            <w:color w:val="1155CC"/>
            <w:sz w:val="28"/>
            <w:szCs w:val="28"/>
            <w:highlight w:val="white"/>
            <w:u w:val="single"/>
          </w:rPr>
          <w:t>https://www.analyticsvidhya.com/blog/2020/07/knnimputer-a-robust-way-to-impute-missing-values-using-scikit-learn/</w:t>
        </w:r>
      </w:hyperlink>
    </w:p>
    <w:p w:rsidRPr="0069136F" w:rsidR="0069136F" w:rsidP="00B73D65" w:rsidRDefault="0069136F" w14:paraId="6C7DE3D4" w14:textId="77777777">
      <w:pPr>
        <w:spacing w:before="240" w:after="240"/>
        <w:ind w:left="-141"/>
        <w:jc w:val="both"/>
        <w:rPr>
          <w:sz w:val="28"/>
          <w:szCs w:val="28"/>
          <w:highlight w:val="white"/>
        </w:rPr>
      </w:pPr>
      <w:r w:rsidRPr="0069136F">
        <w:rPr>
          <w:sz w:val="28"/>
          <w:szCs w:val="28"/>
          <w:highlight w:val="white"/>
        </w:rPr>
        <w:t xml:space="preserve">[3] </w:t>
      </w:r>
      <w:hyperlink r:id="rId36">
        <w:r w:rsidRPr="0069136F">
          <w:rPr>
            <w:color w:val="1155CC"/>
            <w:sz w:val="28"/>
            <w:szCs w:val="28"/>
            <w:highlight w:val="white"/>
            <w:u w:val="single"/>
          </w:rPr>
          <w:t>https://towardsdatascience.com/a-better-way-to-handle-missing-values-in-your-dataset-using-iterativeimputer-9e6e84857d98</w:t>
        </w:r>
      </w:hyperlink>
    </w:p>
    <w:p w:rsidRPr="0069136F" w:rsidR="0069136F" w:rsidP="00B73D65" w:rsidRDefault="0069136F" w14:paraId="48D81F23" w14:textId="77777777">
      <w:pPr>
        <w:spacing w:before="240" w:after="240"/>
        <w:ind w:left="-141"/>
        <w:jc w:val="both"/>
        <w:rPr>
          <w:sz w:val="28"/>
          <w:szCs w:val="28"/>
          <w:highlight w:val="white"/>
        </w:rPr>
      </w:pPr>
      <w:r w:rsidRPr="0069136F">
        <w:rPr>
          <w:sz w:val="28"/>
          <w:szCs w:val="28"/>
          <w:highlight w:val="white"/>
        </w:rPr>
        <w:t>[4]</w:t>
      </w:r>
    </w:p>
    <w:p w:rsidRPr="0069136F" w:rsidR="0069136F" w:rsidP="00B73D65" w:rsidRDefault="003A4576" w14:paraId="01DA5DC4" w14:textId="77777777">
      <w:pPr>
        <w:spacing w:before="240" w:after="240"/>
        <w:ind w:left="-141"/>
        <w:jc w:val="both"/>
        <w:rPr>
          <w:sz w:val="28"/>
          <w:szCs w:val="28"/>
          <w:highlight w:val="white"/>
        </w:rPr>
      </w:pPr>
      <w:hyperlink r:id="rId37">
        <w:r w:rsidRPr="0069136F" w:rsidR="0069136F">
          <w:rPr>
            <w:color w:val="1155CC"/>
            <w:sz w:val="28"/>
            <w:szCs w:val="28"/>
            <w:highlight w:val="white"/>
            <w:u w:val="single"/>
          </w:rPr>
          <w:t>https://pubmed.ncbi.nlm.nih.gov/22218574/</w:t>
        </w:r>
      </w:hyperlink>
    </w:p>
    <w:p w:rsidRPr="0069136F" w:rsidR="0069136F" w:rsidP="00B73D65" w:rsidRDefault="0069136F" w14:paraId="3BDD65E6" w14:textId="77777777">
      <w:pPr>
        <w:spacing w:before="240" w:after="240"/>
        <w:ind w:left="-141"/>
        <w:jc w:val="both"/>
        <w:rPr>
          <w:sz w:val="28"/>
          <w:szCs w:val="28"/>
          <w:highlight w:val="white"/>
        </w:rPr>
      </w:pPr>
      <w:r w:rsidRPr="0069136F">
        <w:rPr>
          <w:sz w:val="28"/>
          <w:szCs w:val="28"/>
          <w:highlight w:val="white"/>
        </w:rPr>
        <w:t xml:space="preserve">[5] </w:t>
      </w:r>
      <w:hyperlink r:id="rId38">
        <w:r w:rsidRPr="0069136F">
          <w:rPr>
            <w:color w:val="1155CC"/>
            <w:sz w:val="28"/>
            <w:szCs w:val="28"/>
            <w:highlight w:val="white"/>
            <w:u w:val="single"/>
          </w:rPr>
          <w:t>https://github.com/campusx-official/100-days-of-machine-learning/tree/main</w:t>
        </w:r>
      </w:hyperlink>
    </w:p>
    <w:p w:rsidRPr="0069136F" w:rsidR="0069136F" w:rsidP="00B73D65" w:rsidRDefault="0069136F" w14:paraId="62D724A0" w14:textId="77777777">
      <w:pPr>
        <w:spacing w:before="240" w:after="240"/>
        <w:ind w:left="-141"/>
        <w:jc w:val="both"/>
        <w:rPr>
          <w:sz w:val="28"/>
          <w:szCs w:val="28"/>
          <w:highlight w:val="white"/>
        </w:rPr>
      </w:pPr>
      <w:r w:rsidRPr="0069136F">
        <w:rPr>
          <w:sz w:val="28"/>
          <w:szCs w:val="28"/>
          <w:highlight w:val="white"/>
        </w:rPr>
        <w:t xml:space="preserve">[6] Dataset: </w:t>
      </w:r>
      <w:hyperlink r:id="rId39">
        <w:r w:rsidRPr="0069136F">
          <w:rPr>
            <w:color w:val="1155CC"/>
            <w:sz w:val="28"/>
            <w:szCs w:val="28"/>
            <w:highlight w:val="white"/>
            <w:u w:val="single"/>
          </w:rPr>
          <w:t>https://github.com/campusx-official/100-days-of-machine-learning/blob/main/day35-complete-case-analysis/data_science_job.csv</w:t>
        </w:r>
      </w:hyperlink>
    </w:p>
    <w:p w:rsidRPr="0069136F" w:rsidR="0069136F" w:rsidP="00B73D65" w:rsidRDefault="0069136F" w14:paraId="0F3CABC7" w14:textId="77777777">
      <w:pPr>
        <w:spacing w:before="240" w:after="240"/>
        <w:ind w:left="-141"/>
        <w:jc w:val="both"/>
        <w:rPr>
          <w:sz w:val="28"/>
          <w:szCs w:val="28"/>
          <w:highlight w:val="white"/>
        </w:rPr>
      </w:pPr>
    </w:p>
    <w:p w:rsidRPr="0069136F" w:rsidR="0069136F" w:rsidP="00B73D65" w:rsidRDefault="0069136F" w14:paraId="5B08B5D1" w14:textId="77777777">
      <w:pPr>
        <w:ind w:left="-141"/>
        <w:jc w:val="both"/>
        <w:rPr>
          <w:sz w:val="28"/>
          <w:szCs w:val="28"/>
          <w:highlight w:val="white"/>
        </w:rPr>
      </w:pPr>
    </w:p>
    <w:p w:rsidRPr="0069136F" w:rsidR="0069136F" w:rsidP="00B73D65" w:rsidRDefault="0069136F" w14:paraId="29D6B04F" w14:textId="77777777">
      <w:pPr>
        <w:ind w:left="-141"/>
        <w:jc w:val="both"/>
        <w:rPr>
          <w:sz w:val="28"/>
          <w:szCs w:val="28"/>
          <w:highlight w:val="white"/>
        </w:rPr>
      </w:pPr>
      <w:r w:rsidRPr="0069136F">
        <w:rPr>
          <w:sz w:val="28"/>
          <w:szCs w:val="28"/>
          <w:highlight w:val="white"/>
        </w:rPr>
        <w:t xml:space="preserve"> </w:t>
      </w:r>
    </w:p>
    <w:p w:rsidRPr="0069136F" w:rsidR="0069136F" w:rsidP="00B73D65" w:rsidRDefault="0069136F" w14:paraId="16DEB4AB" w14:textId="77777777">
      <w:pPr>
        <w:ind w:left="-141"/>
        <w:jc w:val="both"/>
        <w:rPr>
          <w:sz w:val="28"/>
          <w:szCs w:val="28"/>
          <w:highlight w:val="white"/>
        </w:rPr>
      </w:pPr>
    </w:p>
    <w:p w:rsidRPr="0069136F" w:rsidR="0069136F" w:rsidP="00B73D65" w:rsidRDefault="0069136F" w14:paraId="0AD9C6F4" w14:textId="77777777">
      <w:pPr>
        <w:ind w:left="-141"/>
        <w:jc w:val="both"/>
        <w:rPr>
          <w:sz w:val="28"/>
          <w:szCs w:val="28"/>
          <w:highlight w:val="white"/>
        </w:rPr>
      </w:pPr>
    </w:p>
    <w:p w:rsidRPr="0069136F" w:rsidR="0055456A" w:rsidP="72B65939" w:rsidRDefault="0055456A" w14:paraId="4B1F511A" w14:textId="7BFE58D9">
      <w:pPr>
        <w:ind w:left="-141"/>
        <w:jc w:val="both"/>
        <w:rPr>
          <w:sz w:val="28"/>
          <w:szCs w:val="28"/>
          <w:highlight w:val="white"/>
        </w:rPr>
      </w:pPr>
    </w:p>
    <w:sectPr w:rsidRPr="0069136F" w:rsidR="0055456A">
      <w:pgSz w:w="11909" w:h="16834" w:orient="portrait"/>
      <w:pgMar w:top="1440" w:right="1440" w:bottom="1440" w:left="1559"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4513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8255FD"/>
    <w:multiLevelType w:val="hybridMultilevel"/>
    <w:tmpl w:val="FFFFFFFF"/>
    <w:lvl w:ilvl="0" w:tplc="16F2AFD4">
      <w:start w:val="1"/>
      <w:numFmt w:val="bullet"/>
      <w:lvlText w:val="-"/>
      <w:lvlJc w:val="left"/>
      <w:pPr>
        <w:ind w:left="720" w:hanging="360"/>
      </w:pPr>
      <w:rPr>
        <w:rFonts w:hint="default" w:ascii="Calibri" w:hAnsi="Calibri"/>
      </w:rPr>
    </w:lvl>
    <w:lvl w:ilvl="1" w:tplc="E2403A90">
      <w:start w:val="1"/>
      <w:numFmt w:val="bullet"/>
      <w:lvlText w:val="o"/>
      <w:lvlJc w:val="left"/>
      <w:pPr>
        <w:ind w:left="1440" w:hanging="360"/>
      </w:pPr>
      <w:rPr>
        <w:rFonts w:hint="default" w:ascii="Courier New" w:hAnsi="Courier New"/>
      </w:rPr>
    </w:lvl>
    <w:lvl w:ilvl="2" w:tplc="02920ED0">
      <w:start w:val="1"/>
      <w:numFmt w:val="bullet"/>
      <w:lvlText w:val=""/>
      <w:lvlJc w:val="left"/>
      <w:pPr>
        <w:ind w:left="2160" w:hanging="360"/>
      </w:pPr>
      <w:rPr>
        <w:rFonts w:hint="default" w:ascii="Wingdings" w:hAnsi="Wingdings"/>
      </w:rPr>
    </w:lvl>
    <w:lvl w:ilvl="3" w:tplc="C1A43882">
      <w:start w:val="1"/>
      <w:numFmt w:val="bullet"/>
      <w:lvlText w:val=""/>
      <w:lvlJc w:val="left"/>
      <w:pPr>
        <w:ind w:left="2880" w:hanging="360"/>
      </w:pPr>
      <w:rPr>
        <w:rFonts w:hint="default" w:ascii="Symbol" w:hAnsi="Symbol"/>
      </w:rPr>
    </w:lvl>
    <w:lvl w:ilvl="4" w:tplc="38B020A8">
      <w:start w:val="1"/>
      <w:numFmt w:val="bullet"/>
      <w:lvlText w:val="o"/>
      <w:lvlJc w:val="left"/>
      <w:pPr>
        <w:ind w:left="3600" w:hanging="360"/>
      </w:pPr>
      <w:rPr>
        <w:rFonts w:hint="default" w:ascii="Courier New" w:hAnsi="Courier New"/>
      </w:rPr>
    </w:lvl>
    <w:lvl w:ilvl="5" w:tplc="58B6AAFE">
      <w:start w:val="1"/>
      <w:numFmt w:val="bullet"/>
      <w:lvlText w:val=""/>
      <w:lvlJc w:val="left"/>
      <w:pPr>
        <w:ind w:left="4320" w:hanging="360"/>
      </w:pPr>
      <w:rPr>
        <w:rFonts w:hint="default" w:ascii="Wingdings" w:hAnsi="Wingdings"/>
      </w:rPr>
    </w:lvl>
    <w:lvl w:ilvl="6" w:tplc="64A80A46">
      <w:start w:val="1"/>
      <w:numFmt w:val="bullet"/>
      <w:lvlText w:val=""/>
      <w:lvlJc w:val="left"/>
      <w:pPr>
        <w:ind w:left="5040" w:hanging="360"/>
      </w:pPr>
      <w:rPr>
        <w:rFonts w:hint="default" w:ascii="Symbol" w:hAnsi="Symbol"/>
      </w:rPr>
    </w:lvl>
    <w:lvl w:ilvl="7" w:tplc="750CD8BE">
      <w:start w:val="1"/>
      <w:numFmt w:val="bullet"/>
      <w:lvlText w:val="o"/>
      <w:lvlJc w:val="left"/>
      <w:pPr>
        <w:ind w:left="5760" w:hanging="360"/>
      </w:pPr>
      <w:rPr>
        <w:rFonts w:hint="default" w:ascii="Courier New" w:hAnsi="Courier New"/>
      </w:rPr>
    </w:lvl>
    <w:lvl w:ilvl="8" w:tplc="6C7EA74C">
      <w:start w:val="1"/>
      <w:numFmt w:val="bullet"/>
      <w:lvlText w:val=""/>
      <w:lvlJc w:val="left"/>
      <w:pPr>
        <w:ind w:left="6480" w:hanging="360"/>
      </w:pPr>
      <w:rPr>
        <w:rFonts w:hint="default" w:ascii="Wingdings" w:hAnsi="Wingdings"/>
      </w:rPr>
    </w:lvl>
  </w:abstractNum>
  <w:abstractNum w:abstractNumId="2" w15:restartNumberingAfterBreak="0">
    <w:nsid w:val="06AB003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3CF4632"/>
    <w:multiLevelType w:val="multilevel"/>
    <w:tmpl w:val="57FCD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C470938"/>
    <w:multiLevelType w:val="multilevel"/>
    <w:tmpl w:val="D25A84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70802582">
    <w:abstractNumId w:val="1"/>
  </w:num>
  <w:num w:numId="2" w16cid:durableId="1859153817">
    <w:abstractNumId w:val="0"/>
  </w:num>
  <w:num w:numId="3" w16cid:durableId="1832255874">
    <w:abstractNumId w:val="2"/>
  </w:num>
  <w:num w:numId="4" w16cid:durableId="427622691">
    <w:abstractNumId w:val="4"/>
  </w:num>
  <w:num w:numId="5" w16cid:durableId="10930874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456A"/>
    <w:rsid w:val="00013EC5"/>
    <w:rsid w:val="00030650"/>
    <w:rsid w:val="000660D4"/>
    <w:rsid w:val="000F1637"/>
    <w:rsid w:val="00104A35"/>
    <w:rsid w:val="00171378"/>
    <w:rsid w:val="00176CE3"/>
    <w:rsid w:val="00184097"/>
    <w:rsid w:val="001B0772"/>
    <w:rsid w:val="001B152B"/>
    <w:rsid w:val="001E5FE2"/>
    <w:rsid w:val="00221D6C"/>
    <w:rsid w:val="00225CEE"/>
    <w:rsid w:val="00225EAF"/>
    <w:rsid w:val="002417BB"/>
    <w:rsid w:val="00253CFD"/>
    <w:rsid w:val="002562FD"/>
    <w:rsid w:val="00280505"/>
    <w:rsid w:val="002A3756"/>
    <w:rsid w:val="002B0DB8"/>
    <w:rsid w:val="002D2B24"/>
    <w:rsid w:val="002F3468"/>
    <w:rsid w:val="00315BBC"/>
    <w:rsid w:val="00340380"/>
    <w:rsid w:val="00395BC8"/>
    <w:rsid w:val="003A03F4"/>
    <w:rsid w:val="003A4576"/>
    <w:rsid w:val="003C31B9"/>
    <w:rsid w:val="00402357"/>
    <w:rsid w:val="00416BEE"/>
    <w:rsid w:val="00456EFA"/>
    <w:rsid w:val="00472918"/>
    <w:rsid w:val="00474332"/>
    <w:rsid w:val="004902BD"/>
    <w:rsid w:val="004C1BFC"/>
    <w:rsid w:val="004C28A7"/>
    <w:rsid w:val="004E4750"/>
    <w:rsid w:val="004E73FF"/>
    <w:rsid w:val="004F442F"/>
    <w:rsid w:val="005324C5"/>
    <w:rsid w:val="00534812"/>
    <w:rsid w:val="00551151"/>
    <w:rsid w:val="0055456A"/>
    <w:rsid w:val="005A5936"/>
    <w:rsid w:val="006144E5"/>
    <w:rsid w:val="0069136F"/>
    <w:rsid w:val="0069312A"/>
    <w:rsid w:val="006A402D"/>
    <w:rsid w:val="006D55D5"/>
    <w:rsid w:val="00713AD5"/>
    <w:rsid w:val="00731149"/>
    <w:rsid w:val="0073519F"/>
    <w:rsid w:val="00774A37"/>
    <w:rsid w:val="00787164"/>
    <w:rsid w:val="00803943"/>
    <w:rsid w:val="008050B6"/>
    <w:rsid w:val="00806569"/>
    <w:rsid w:val="00843640"/>
    <w:rsid w:val="008600E2"/>
    <w:rsid w:val="00894627"/>
    <w:rsid w:val="008D0127"/>
    <w:rsid w:val="008D07BD"/>
    <w:rsid w:val="008D115B"/>
    <w:rsid w:val="008F3D62"/>
    <w:rsid w:val="0091433A"/>
    <w:rsid w:val="009728EC"/>
    <w:rsid w:val="00982892"/>
    <w:rsid w:val="00984310"/>
    <w:rsid w:val="009912CB"/>
    <w:rsid w:val="009E1F90"/>
    <w:rsid w:val="00A3404D"/>
    <w:rsid w:val="00A62F1B"/>
    <w:rsid w:val="00A77B99"/>
    <w:rsid w:val="00AA5071"/>
    <w:rsid w:val="00AE733D"/>
    <w:rsid w:val="00B21BAF"/>
    <w:rsid w:val="00B36A37"/>
    <w:rsid w:val="00B64DF0"/>
    <w:rsid w:val="00B66491"/>
    <w:rsid w:val="00B73D65"/>
    <w:rsid w:val="00BA0952"/>
    <w:rsid w:val="00BF6EC8"/>
    <w:rsid w:val="00C224DB"/>
    <w:rsid w:val="00C23324"/>
    <w:rsid w:val="00C27B68"/>
    <w:rsid w:val="00CB3717"/>
    <w:rsid w:val="00CC32DA"/>
    <w:rsid w:val="00CC505F"/>
    <w:rsid w:val="00CF6109"/>
    <w:rsid w:val="00CF7D3E"/>
    <w:rsid w:val="00D12828"/>
    <w:rsid w:val="00D33ADC"/>
    <w:rsid w:val="00D35592"/>
    <w:rsid w:val="00D45718"/>
    <w:rsid w:val="00D534DC"/>
    <w:rsid w:val="00D53758"/>
    <w:rsid w:val="00D70B51"/>
    <w:rsid w:val="00D77FF4"/>
    <w:rsid w:val="00D806A3"/>
    <w:rsid w:val="00DB3589"/>
    <w:rsid w:val="00DC74BA"/>
    <w:rsid w:val="00DD2C5E"/>
    <w:rsid w:val="00DD34BC"/>
    <w:rsid w:val="00DD70F3"/>
    <w:rsid w:val="00DE2D1D"/>
    <w:rsid w:val="00DF7142"/>
    <w:rsid w:val="00E30C0B"/>
    <w:rsid w:val="00E53DA1"/>
    <w:rsid w:val="00E55B7A"/>
    <w:rsid w:val="00E70C73"/>
    <w:rsid w:val="00E9680C"/>
    <w:rsid w:val="00F117E2"/>
    <w:rsid w:val="00F4780C"/>
    <w:rsid w:val="00F60B5F"/>
    <w:rsid w:val="00F84FBF"/>
    <w:rsid w:val="00F8C165"/>
    <w:rsid w:val="00FD3ABF"/>
    <w:rsid w:val="00FD44F6"/>
    <w:rsid w:val="0103147F"/>
    <w:rsid w:val="010C2661"/>
    <w:rsid w:val="02657381"/>
    <w:rsid w:val="02F7454F"/>
    <w:rsid w:val="049315B0"/>
    <w:rsid w:val="04C3AD99"/>
    <w:rsid w:val="051EFF07"/>
    <w:rsid w:val="05B0D88F"/>
    <w:rsid w:val="060D7EFB"/>
    <w:rsid w:val="0754D9B8"/>
    <w:rsid w:val="07C2C9E7"/>
    <w:rsid w:val="08C8C3D0"/>
    <w:rsid w:val="08D33A43"/>
    <w:rsid w:val="08D6DAE0"/>
    <w:rsid w:val="0A118075"/>
    <w:rsid w:val="0A6D646B"/>
    <w:rsid w:val="0A9D7A4D"/>
    <w:rsid w:val="0BB60862"/>
    <w:rsid w:val="0C0671A4"/>
    <w:rsid w:val="0CC68B55"/>
    <w:rsid w:val="0CE1E7C3"/>
    <w:rsid w:val="0CF66454"/>
    <w:rsid w:val="0CFBB234"/>
    <w:rsid w:val="0E0414EA"/>
    <w:rsid w:val="0F349FB3"/>
    <w:rsid w:val="0F439D98"/>
    <w:rsid w:val="0FF8621D"/>
    <w:rsid w:val="102F6806"/>
    <w:rsid w:val="10F69E58"/>
    <w:rsid w:val="13DBA33F"/>
    <w:rsid w:val="141C6BFA"/>
    <w:rsid w:val="146F7FE0"/>
    <w:rsid w:val="14A394E0"/>
    <w:rsid w:val="163F45BB"/>
    <w:rsid w:val="168B8976"/>
    <w:rsid w:val="17AAF6DB"/>
    <w:rsid w:val="1880CD4D"/>
    <w:rsid w:val="18BB74D2"/>
    <w:rsid w:val="19268388"/>
    <w:rsid w:val="1A1C9DAE"/>
    <w:rsid w:val="1BAF4D95"/>
    <w:rsid w:val="1C063039"/>
    <w:rsid w:val="1C1509B2"/>
    <w:rsid w:val="1EB8AE46"/>
    <w:rsid w:val="1EE6FABA"/>
    <w:rsid w:val="1F88AEFB"/>
    <w:rsid w:val="1FB099C7"/>
    <w:rsid w:val="1FB9DB59"/>
    <w:rsid w:val="1FE6E8FE"/>
    <w:rsid w:val="2005A6B1"/>
    <w:rsid w:val="206AC426"/>
    <w:rsid w:val="20C686B7"/>
    <w:rsid w:val="218C30BA"/>
    <w:rsid w:val="2208E41C"/>
    <w:rsid w:val="2227AF93"/>
    <w:rsid w:val="22FD5D86"/>
    <w:rsid w:val="2370F960"/>
    <w:rsid w:val="23A81A0A"/>
    <w:rsid w:val="2607D299"/>
    <w:rsid w:val="269192D9"/>
    <w:rsid w:val="26F5C4E0"/>
    <w:rsid w:val="27AF2C1D"/>
    <w:rsid w:val="2895DE34"/>
    <w:rsid w:val="290C324F"/>
    <w:rsid w:val="2919A844"/>
    <w:rsid w:val="2943A7A8"/>
    <w:rsid w:val="29EE6A98"/>
    <w:rsid w:val="29FA64E6"/>
    <w:rsid w:val="2A667891"/>
    <w:rsid w:val="2A6AA867"/>
    <w:rsid w:val="2B3DDAB7"/>
    <w:rsid w:val="2C25E755"/>
    <w:rsid w:val="2F48C7A6"/>
    <w:rsid w:val="2F5F5177"/>
    <w:rsid w:val="2FD53BBA"/>
    <w:rsid w:val="2FE3650D"/>
    <w:rsid w:val="32AE90FA"/>
    <w:rsid w:val="33D15148"/>
    <w:rsid w:val="34D82B31"/>
    <w:rsid w:val="35105979"/>
    <w:rsid w:val="35A836F9"/>
    <w:rsid w:val="3625D953"/>
    <w:rsid w:val="36C05752"/>
    <w:rsid w:val="373EA3B0"/>
    <w:rsid w:val="388376F7"/>
    <w:rsid w:val="389636F0"/>
    <w:rsid w:val="38C7A39D"/>
    <w:rsid w:val="399DBED2"/>
    <w:rsid w:val="3A1480B7"/>
    <w:rsid w:val="3A556055"/>
    <w:rsid w:val="3ABA4331"/>
    <w:rsid w:val="3C06CBBC"/>
    <w:rsid w:val="3D0472F8"/>
    <w:rsid w:val="3DC2ED61"/>
    <w:rsid w:val="3ED85537"/>
    <w:rsid w:val="400810BD"/>
    <w:rsid w:val="40C34A89"/>
    <w:rsid w:val="40DA1317"/>
    <w:rsid w:val="411237F8"/>
    <w:rsid w:val="413122ED"/>
    <w:rsid w:val="434E7AAF"/>
    <w:rsid w:val="43942E1D"/>
    <w:rsid w:val="45964EF3"/>
    <w:rsid w:val="466B8E1B"/>
    <w:rsid w:val="46814A33"/>
    <w:rsid w:val="477DCDEF"/>
    <w:rsid w:val="485A8528"/>
    <w:rsid w:val="48A6B206"/>
    <w:rsid w:val="49D18A5A"/>
    <w:rsid w:val="4A0143A2"/>
    <w:rsid w:val="4A2398D3"/>
    <w:rsid w:val="4AA5D6AD"/>
    <w:rsid w:val="4AAA575A"/>
    <w:rsid w:val="4B419128"/>
    <w:rsid w:val="4DC09CE3"/>
    <w:rsid w:val="4F3AD1F5"/>
    <w:rsid w:val="50128A48"/>
    <w:rsid w:val="506C33B9"/>
    <w:rsid w:val="50DD2978"/>
    <w:rsid w:val="514744CF"/>
    <w:rsid w:val="52E33C42"/>
    <w:rsid w:val="5311E50C"/>
    <w:rsid w:val="536EEF49"/>
    <w:rsid w:val="54B819B9"/>
    <w:rsid w:val="5577EF75"/>
    <w:rsid w:val="55AE3A8C"/>
    <w:rsid w:val="55CF7ECF"/>
    <w:rsid w:val="561F3D6C"/>
    <w:rsid w:val="5648F377"/>
    <w:rsid w:val="569DD66C"/>
    <w:rsid w:val="56E6B79C"/>
    <w:rsid w:val="57762BEB"/>
    <w:rsid w:val="57FE6C48"/>
    <w:rsid w:val="58089F44"/>
    <w:rsid w:val="583ACE57"/>
    <w:rsid w:val="58F0F71D"/>
    <w:rsid w:val="58FEC6D9"/>
    <w:rsid w:val="5965102A"/>
    <w:rsid w:val="59A4CD91"/>
    <w:rsid w:val="5A857222"/>
    <w:rsid w:val="5B50AE69"/>
    <w:rsid w:val="5B71478F"/>
    <w:rsid w:val="5B7C550D"/>
    <w:rsid w:val="5BAF8FA2"/>
    <w:rsid w:val="5BB50F8E"/>
    <w:rsid w:val="5CC87CA3"/>
    <w:rsid w:val="5DB6217D"/>
    <w:rsid w:val="6058BC05"/>
    <w:rsid w:val="60CF3155"/>
    <w:rsid w:val="61312597"/>
    <w:rsid w:val="615E0F2B"/>
    <w:rsid w:val="61D50C91"/>
    <w:rsid w:val="62567A9A"/>
    <w:rsid w:val="63EA6EF0"/>
    <w:rsid w:val="6416335B"/>
    <w:rsid w:val="644D55F0"/>
    <w:rsid w:val="651D86AA"/>
    <w:rsid w:val="652F4B84"/>
    <w:rsid w:val="657DC046"/>
    <w:rsid w:val="65D1F0C2"/>
    <w:rsid w:val="672C9123"/>
    <w:rsid w:val="690CCD2F"/>
    <w:rsid w:val="695FC3AA"/>
    <w:rsid w:val="696CB460"/>
    <w:rsid w:val="69B84188"/>
    <w:rsid w:val="69EEF24E"/>
    <w:rsid w:val="6AA493BC"/>
    <w:rsid w:val="6AD5C187"/>
    <w:rsid w:val="6AE0498F"/>
    <w:rsid w:val="6BACB84E"/>
    <w:rsid w:val="6C86A503"/>
    <w:rsid w:val="6CCF1D7B"/>
    <w:rsid w:val="6D126855"/>
    <w:rsid w:val="6FCCAF9B"/>
    <w:rsid w:val="7067CF69"/>
    <w:rsid w:val="70BE46BA"/>
    <w:rsid w:val="7102BC18"/>
    <w:rsid w:val="71250624"/>
    <w:rsid w:val="71402096"/>
    <w:rsid w:val="7164DB46"/>
    <w:rsid w:val="727F38FA"/>
    <w:rsid w:val="728D7F74"/>
    <w:rsid w:val="729E8C79"/>
    <w:rsid w:val="72B65939"/>
    <w:rsid w:val="73F0EC96"/>
    <w:rsid w:val="74368573"/>
    <w:rsid w:val="7452B6EA"/>
    <w:rsid w:val="74641A67"/>
    <w:rsid w:val="74A934E7"/>
    <w:rsid w:val="75C3FF7A"/>
    <w:rsid w:val="76821FB0"/>
    <w:rsid w:val="76A39904"/>
    <w:rsid w:val="77B0C969"/>
    <w:rsid w:val="77F2F92E"/>
    <w:rsid w:val="7ACFDE7C"/>
    <w:rsid w:val="7B4070F5"/>
    <w:rsid w:val="7B90C3D0"/>
    <w:rsid w:val="7B9D6151"/>
    <w:rsid w:val="7C1FDE09"/>
    <w:rsid w:val="7DF9F51A"/>
    <w:rsid w:val="7E1822E9"/>
    <w:rsid w:val="7E94583C"/>
    <w:rsid w:val="7EB868A2"/>
    <w:rsid w:val="7ECE6B14"/>
    <w:rsid w:val="7F242853"/>
    <w:rsid w:val="7F4727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CD3E1"/>
  <w15:docId w15:val="{E0C20F19-BB41-4C84-9206-10C02FA41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vi"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macintosh"/>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hyperlink" Target="https://github.com/campusx-official/100-days-of-machine-learning/blob/main/day35-complete-case-analysis/data_science_job.csv" TargetMode="External" Id="rId39" /><Relationship Type="http://schemas.openxmlformats.org/officeDocument/2006/relationships/image" Target="media/image14.png" Id="rId21" /><Relationship Type="http://schemas.openxmlformats.org/officeDocument/2006/relationships/hyperlink" Target="https://www.kaggle.com/code/parulpandey/a-guide-to-handling-missing-values-in-python" TargetMode="External" Id="rId34"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hyperlink" Target="https://pubmed.ncbi.nlm.nih.gov/22218574/" TargetMode="External" Id="rId37" /><Relationship Type="http://schemas.openxmlformats.org/officeDocument/2006/relationships/fontTable" Target="fontTable.xml" Id="rId40" /><Relationship Type="http://schemas.openxmlformats.org/officeDocument/2006/relationships/styles" Target="style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hyperlink" Target="https://towardsdatascience.com/a-better-way-to-handle-missing-values-in-your-dataset-using-iterativeimputer-9e6e84857d98" TargetMode="External"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numbering" Target="numbering.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hyperlink" Target="https://www.analyticsvidhya.com/blog/2020/07/knnimputer-a-robust-way-to-impute-missing-values-using-scikit-learn/" TargetMode="External" Id="rId35" /><Relationship Type="http://schemas.openxmlformats.org/officeDocument/2006/relationships/image" Target="media/image1.png" Id="rId8" /><Relationship Type="http://schemas.openxmlformats.org/officeDocument/2006/relationships/customXml" Target="../customXml/item3.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hyperlink" Target="https://github.com/campusx-official/100-days-of-machine-learning/tree/main" TargetMode="External" Id="rId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DCA99E06EF1E4686D55E5D38B35F2E" ma:contentTypeVersion="9" ma:contentTypeDescription="Create a new document." ma:contentTypeScope="" ma:versionID="a66bc39f85a82bb129b2dc4e5589d4f6">
  <xsd:schema xmlns:xsd="http://www.w3.org/2001/XMLSchema" xmlns:xs="http://www.w3.org/2001/XMLSchema" xmlns:p="http://schemas.microsoft.com/office/2006/metadata/properties" xmlns:ns2="7d526a88-71b4-405d-86fd-9b9f081c900b" xmlns:ns3="1d801c40-1bab-46c9-b957-e44884ff4112" targetNamespace="http://schemas.microsoft.com/office/2006/metadata/properties" ma:root="true" ma:fieldsID="faa71efcfc490719f987836ccb82b5a2" ns2:_="" ns3:_="">
    <xsd:import namespace="7d526a88-71b4-405d-86fd-9b9f081c900b"/>
    <xsd:import namespace="1d801c40-1bab-46c9-b957-e44884ff411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526a88-71b4-405d-86fd-9b9f081c90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801c40-1bab-46c9-b957-e44884ff411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a94a6241-da99-4257-b34a-86340d794253}" ma:internalName="TaxCatchAll" ma:showField="CatchAllData" ma:web="1d801c40-1bab-46c9-b957-e44884ff411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d801c40-1bab-46c9-b957-e44884ff4112" xsi:nil="true"/>
    <lcf76f155ced4ddcb4097134ff3c332f xmlns="7d526a88-71b4-405d-86fd-9b9f081c900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DED3D68-FFF3-4E25-BBD0-E72076213B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526a88-71b4-405d-86fd-9b9f081c900b"/>
    <ds:schemaRef ds:uri="1d801c40-1bab-46c9-b957-e44884ff41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151A0B-D880-4D91-A5B2-DFE0A6E728F8}">
  <ds:schemaRefs>
    <ds:schemaRef ds:uri="http://schemas.microsoft.com/sharepoint/v3/contenttype/forms"/>
  </ds:schemaRefs>
</ds:datastoreItem>
</file>

<file path=customXml/itemProps3.xml><?xml version="1.0" encoding="utf-8"?>
<ds:datastoreItem xmlns:ds="http://schemas.openxmlformats.org/officeDocument/2006/customXml" ds:itemID="{CFDAC528-6C7C-4995-8610-0ABF269CA3BE}">
  <ds:schemaRefs>
    <ds:schemaRef ds:uri="http://schemas.microsoft.com/office/2006/metadata/properties"/>
    <ds:schemaRef ds:uri="http://schemas.microsoft.com/office/infopath/2007/PartnerControls"/>
    <ds:schemaRef ds:uri="1d801c40-1bab-46c9-b957-e44884ff4112"/>
    <ds:schemaRef ds:uri="7d526a88-71b4-405d-86fd-9b9f081c900b"/>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Nguyen Trung Truc 20214936</dc:creator>
  <keywords/>
  <lastModifiedBy>Tran Hoang Duong 20214888</lastModifiedBy>
  <revision>80</revision>
  <dcterms:created xsi:type="dcterms:W3CDTF">2023-08-02T19:14:00.0000000Z</dcterms:created>
  <dcterms:modified xsi:type="dcterms:W3CDTF">2023-08-16T17:27:41.1181232Z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0x01010065DCA99E06EF1E4686D55E5D38B35F2E</vt:lpwstr>
  </property>
  <property fmtid="{D5CDD505-2E9C-101B-9397-08002B2CF9AE}" pid="3" name="MediaServiceImageTags">
    <vt:lpwstr/>
  </property>
</Properties>
</file>